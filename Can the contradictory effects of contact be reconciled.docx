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894" w:rsidRPr="00BA0894" w:rsidRDefault="00BA0894" w:rsidP="00656BF9">
      <w:pPr>
        <w:pStyle w:val="NoSpacing"/>
        <w:spacing w:line="480" w:lineRule="auto"/>
        <w:rPr>
          <w:b/>
        </w:rPr>
      </w:pPr>
      <w:bookmarkStart w:id="0" w:name="_GoBack"/>
      <w:bookmarkEnd w:id="0"/>
      <w:r w:rsidRPr="00BA0894">
        <w:rPr>
          <w:b/>
        </w:rPr>
        <w:t xml:space="preserve">Can the </w:t>
      </w:r>
      <w:r w:rsidR="00801C84">
        <w:rPr>
          <w:b/>
        </w:rPr>
        <w:t>contradictory</w:t>
      </w:r>
      <w:r w:rsidRPr="00BA0894">
        <w:rPr>
          <w:b/>
        </w:rPr>
        <w:t xml:space="preserve"> effects of contact be reconciled?</w:t>
      </w:r>
      <w:r w:rsidR="00540D6D">
        <w:rPr>
          <w:b/>
        </w:rPr>
        <w:t xml:space="preserve"> </w:t>
      </w:r>
      <w:proofErr w:type="gramStart"/>
      <w:r w:rsidR="00540D6D">
        <w:rPr>
          <w:b/>
        </w:rPr>
        <w:t>A study of the countervailing effects of interpersonal and frontier contact.</w:t>
      </w:r>
      <w:proofErr w:type="gramEnd"/>
    </w:p>
    <w:p w:rsidR="00656BF9" w:rsidRDefault="00656BF9" w:rsidP="00656BF9">
      <w:pPr>
        <w:pStyle w:val="NoSpacing"/>
        <w:spacing w:line="480" w:lineRule="auto"/>
      </w:pPr>
    </w:p>
    <w:p w:rsidR="00656BF9" w:rsidRDefault="00656BF9" w:rsidP="00656BF9">
      <w:pPr>
        <w:pStyle w:val="NoSpacing"/>
        <w:spacing w:line="480" w:lineRule="auto"/>
      </w:pPr>
    </w:p>
    <w:p w:rsidR="00656BF9" w:rsidRDefault="00656BF9" w:rsidP="00656BF9">
      <w:pPr>
        <w:pStyle w:val="NoSpacing"/>
        <w:spacing w:line="480" w:lineRule="auto"/>
      </w:pPr>
    </w:p>
    <w:p w:rsidR="00656BF9" w:rsidRDefault="00801C84" w:rsidP="00656BF9">
      <w:pPr>
        <w:pStyle w:val="NoSpacing"/>
        <w:spacing w:line="480" w:lineRule="auto"/>
        <w:jc w:val="center"/>
      </w:pPr>
      <w:r>
        <w:t xml:space="preserve">Kevin </w:t>
      </w:r>
      <w:proofErr w:type="spellStart"/>
      <w:r>
        <w:t>Durrheim</w:t>
      </w:r>
      <w:proofErr w:type="spellEnd"/>
      <w:r w:rsidR="00C0091A">
        <w:t>,</w:t>
      </w:r>
    </w:p>
    <w:p w:rsidR="00656BF9" w:rsidRDefault="00C0091A" w:rsidP="00656BF9">
      <w:pPr>
        <w:pStyle w:val="NoSpacing"/>
        <w:spacing w:line="480" w:lineRule="auto"/>
        <w:jc w:val="center"/>
      </w:pPr>
      <w:r>
        <w:t>Mike Quayle,</w:t>
      </w:r>
    </w:p>
    <w:p w:rsidR="00656BF9" w:rsidRDefault="00C0091A" w:rsidP="00656BF9">
      <w:pPr>
        <w:pStyle w:val="NoSpacing"/>
        <w:spacing w:line="480" w:lineRule="auto"/>
        <w:jc w:val="center"/>
      </w:pPr>
      <w:r>
        <w:t>John Dixon,</w:t>
      </w:r>
    </w:p>
    <w:p w:rsidR="00656BF9" w:rsidRDefault="00C0091A" w:rsidP="00656BF9">
      <w:pPr>
        <w:pStyle w:val="NoSpacing"/>
        <w:spacing w:line="480" w:lineRule="auto"/>
        <w:jc w:val="center"/>
      </w:pPr>
      <w:r>
        <w:t>Philippa Kerr,</w:t>
      </w:r>
    </w:p>
    <w:p w:rsidR="00656BF9" w:rsidRDefault="00C0091A" w:rsidP="00656BF9">
      <w:pPr>
        <w:pStyle w:val="NoSpacing"/>
        <w:spacing w:line="480" w:lineRule="auto"/>
        <w:jc w:val="center"/>
      </w:pPr>
      <w:r>
        <w:t>Colin Tredoux,</w:t>
      </w:r>
    </w:p>
    <w:p w:rsidR="00BA0894" w:rsidRDefault="00612071" w:rsidP="00656BF9">
      <w:pPr>
        <w:pStyle w:val="NoSpacing"/>
        <w:spacing w:line="480" w:lineRule="auto"/>
        <w:jc w:val="center"/>
      </w:pPr>
      <w:r w:rsidRPr="00612071">
        <w:t xml:space="preserve">Brice </w:t>
      </w:r>
      <w:proofErr w:type="spellStart"/>
      <w:r w:rsidRPr="00612071">
        <w:t>Gijsbertsen</w:t>
      </w:r>
      <w:proofErr w:type="spellEnd"/>
    </w:p>
    <w:p w:rsidR="00656BF9" w:rsidRDefault="00656BF9" w:rsidP="00656BF9">
      <w:pPr>
        <w:pStyle w:val="NoSpacing"/>
        <w:spacing w:line="480" w:lineRule="auto"/>
      </w:pPr>
    </w:p>
    <w:p w:rsidR="00656BF9" w:rsidRDefault="00656BF9" w:rsidP="00656BF9">
      <w:pPr>
        <w:pStyle w:val="NoSpacing"/>
        <w:spacing w:line="480" w:lineRule="auto"/>
      </w:pPr>
    </w:p>
    <w:p w:rsidR="00656BF9" w:rsidRDefault="00656BF9" w:rsidP="00656BF9">
      <w:pPr>
        <w:pStyle w:val="NoSpacing"/>
        <w:spacing w:line="480" w:lineRule="auto"/>
      </w:pPr>
    </w:p>
    <w:p w:rsidR="00656BF9" w:rsidRDefault="00656BF9" w:rsidP="00656BF9">
      <w:pPr>
        <w:pStyle w:val="NoSpacing"/>
        <w:spacing w:line="480" w:lineRule="auto"/>
      </w:pPr>
    </w:p>
    <w:p w:rsidR="00656BF9" w:rsidRDefault="00656BF9" w:rsidP="00656BF9">
      <w:pPr>
        <w:pStyle w:val="NoSpacing"/>
        <w:spacing w:line="480" w:lineRule="auto"/>
      </w:pPr>
    </w:p>
    <w:p w:rsidR="00801C84" w:rsidRDefault="00B16DC2" w:rsidP="00656BF9">
      <w:pPr>
        <w:pStyle w:val="NoSpacing"/>
        <w:spacing w:line="480" w:lineRule="auto"/>
      </w:pPr>
      <w:r>
        <w:t>(Possible Journals: Personality and Social Psychology Bulletin; Group Processes and Intergroup Behaviour, Social Psychology Quarterly</w:t>
      </w:r>
      <w:r w:rsidR="007108B5">
        <w:t>, psychological science</w:t>
      </w:r>
      <w:r>
        <w:t>)</w:t>
      </w:r>
    </w:p>
    <w:p w:rsidR="00C0091A" w:rsidRDefault="00C0091A" w:rsidP="00656BF9">
      <w:pPr>
        <w:pStyle w:val="NoSpacing"/>
        <w:spacing w:line="480" w:lineRule="auto"/>
      </w:pPr>
    </w:p>
    <w:p w:rsidR="00656BF9" w:rsidRDefault="00656BF9" w:rsidP="00656BF9">
      <w:pPr>
        <w:spacing w:line="480" w:lineRule="auto"/>
      </w:pPr>
      <w:r>
        <w:br w:type="page"/>
      </w:r>
    </w:p>
    <w:p w:rsidR="00656BF9" w:rsidRPr="00656BF9" w:rsidRDefault="00656BF9" w:rsidP="00656BF9">
      <w:pPr>
        <w:spacing w:line="480" w:lineRule="auto"/>
        <w:rPr>
          <w:b/>
        </w:rPr>
      </w:pPr>
      <w:r w:rsidRPr="00656BF9">
        <w:rPr>
          <w:b/>
        </w:rPr>
        <w:lastRenderedPageBreak/>
        <w:t>Abstract</w:t>
      </w:r>
    </w:p>
    <w:p w:rsidR="00656BF9" w:rsidRDefault="0030309C" w:rsidP="00656BF9">
      <w:pPr>
        <w:spacing w:line="480" w:lineRule="auto"/>
      </w:pPr>
      <w:proofErr w:type="gramStart"/>
      <w:r>
        <w:t>To follow….</w:t>
      </w:r>
      <w:proofErr w:type="gramEnd"/>
    </w:p>
    <w:p w:rsidR="00656BF9" w:rsidRDefault="00656BF9" w:rsidP="00656BF9">
      <w:pPr>
        <w:spacing w:line="480" w:lineRule="auto"/>
      </w:pPr>
      <w:r>
        <w:br w:type="page"/>
      </w:r>
    </w:p>
    <w:p w:rsidR="0067789F" w:rsidRDefault="00C0091A" w:rsidP="00656BF9">
      <w:pPr>
        <w:pStyle w:val="NoSpacing"/>
        <w:spacing w:line="480" w:lineRule="auto"/>
      </w:pPr>
      <w:r>
        <w:lastRenderedPageBreak/>
        <w:t>The fact that intergroup contact can reduce prejudice must surely list among the most robust effects in social psychology research. The effect has been replicated in many hundreds of studies (Pettigrew</w:t>
      </w:r>
      <w:r w:rsidR="007254C3">
        <w:t xml:space="preserve"> &amp; </w:t>
      </w:r>
      <w:proofErr w:type="spellStart"/>
      <w:r w:rsidR="007254C3">
        <w:t>Tropp</w:t>
      </w:r>
      <w:proofErr w:type="spellEnd"/>
      <w:r>
        <w:t>, 201</w:t>
      </w:r>
      <w:r w:rsidR="007254C3">
        <w:t>3</w:t>
      </w:r>
      <w:r>
        <w:t xml:space="preserve">; Pettigrew &amp; </w:t>
      </w:r>
      <w:proofErr w:type="spellStart"/>
      <w:r>
        <w:t>Tropp</w:t>
      </w:r>
      <w:proofErr w:type="spellEnd"/>
      <w:r>
        <w:t>, 2006; Davies et al., 2011)</w:t>
      </w:r>
      <w:r w:rsidR="0067789F">
        <w:t xml:space="preserve">. Although Pettigrew and </w:t>
      </w:r>
      <w:proofErr w:type="spellStart"/>
      <w:r w:rsidR="0067789F">
        <w:t>Tropp’s</w:t>
      </w:r>
      <w:proofErr w:type="spellEnd"/>
      <w:r w:rsidR="0067789F">
        <w:t xml:space="preserve"> (2006) meta-analysis reported a modest overall effect size of r=</w:t>
      </w:r>
      <w:r w:rsidR="00A52BB5">
        <w:t>-</w:t>
      </w:r>
      <w:r w:rsidR="0067789F">
        <w:t>.21, they observed that better designed studies yielded stronger effects – as</w:t>
      </w:r>
      <w:r w:rsidR="008A675E">
        <w:t xml:space="preserve"> recent research has confirmed. R</w:t>
      </w:r>
      <w:r w:rsidR="0067789F">
        <w:t xml:space="preserve">esearch </w:t>
      </w:r>
      <w:r w:rsidR="008A675E">
        <w:t>in</w:t>
      </w:r>
      <w:r w:rsidR="0067789F">
        <w:t xml:space="preserve"> the past decade </w:t>
      </w:r>
      <w:r w:rsidR="008A675E">
        <w:t>has also begun to answer some long standing criticisms with contact theory</w:t>
      </w:r>
      <w:r w:rsidR="00934AB5">
        <w:t xml:space="preserve"> (Pettigrew, 1998)</w:t>
      </w:r>
      <w:r w:rsidR="008A675E">
        <w:t xml:space="preserve">. </w:t>
      </w:r>
      <w:r w:rsidR="00934AB5">
        <w:t xml:space="preserve">Whereas earlier correlational research could not disentangle causal direction, longitudinal </w:t>
      </w:r>
      <w:r w:rsidR="0083093A">
        <w:t>research</w:t>
      </w:r>
      <w:r w:rsidR="0098223F">
        <w:t xml:space="preserve"> and complex modelling have</w:t>
      </w:r>
      <w:r w:rsidR="0083093A">
        <w:t xml:space="preserve"> </w:t>
      </w:r>
      <w:r w:rsidR="00934AB5">
        <w:t xml:space="preserve">shown that </w:t>
      </w:r>
      <w:r w:rsidR="0083093A">
        <w:t xml:space="preserve">the </w:t>
      </w:r>
      <w:r w:rsidR="00934AB5">
        <w:t>eff</w:t>
      </w:r>
      <w:r w:rsidR="00A52BB5">
        <w:t>ects operate in both directions:</w:t>
      </w:r>
      <w:r w:rsidR="00934AB5">
        <w:t xml:space="preserve"> Less prejudiced individuals do seek </w:t>
      </w:r>
      <w:r w:rsidR="0083093A">
        <w:t>out more contact over time, but</w:t>
      </w:r>
      <w:r w:rsidR="001A5951">
        <w:t>,</w:t>
      </w:r>
      <w:r w:rsidR="00934AB5">
        <w:t xml:space="preserve"> </w:t>
      </w:r>
      <w:r w:rsidR="001A5951">
        <w:t>more importantly,</w:t>
      </w:r>
      <w:r w:rsidR="00934AB5">
        <w:t xml:space="preserve"> individuals with more contact become less prejudiced over time (</w:t>
      </w:r>
      <w:r w:rsidR="0083093A" w:rsidRPr="0083093A">
        <w:rPr>
          <w:lang w:val="nb-NO"/>
        </w:rPr>
        <w:t xml:space="preserve">Eller &amp; Abrams, 2003, 2004; Binder et al., 2009; Levin et al., </w:t>
      </w:r>
      <w:r w:rsidR="0083093A" w:rsidRPr="0083093A">
        <w:t>2003; Swart et al., 2011</w:t>
      </w:r>
      <w:r w:rsidR="00934AB5">
        <w:t>). We now also have a good idea about why contact reduces prejudice</w:t>
      </w:r>
      <w:r w:rsidR="0083093A">
        <w:t xml:space="preserve">. In addition to </w:t>
      </w:r>
      <w:r w:rsidR="00A93AF7">
        <w:t>dis</w:t>
      </w:r>
      <w:r w:rsidR="0083093A">
        <w:t xml:space="preserve">proving </w:t>
      </w:r>
      <w:r w:rsidR="00A93AF7">
        <w:t xml:space="preserve">false </w:t>
      </w:r>
      <w:r w:rsidR="0083093A">
        <w:t>stereotypes (</w:t>
      </w:r>
      <w:proofErr w:type="spellStart"/>
      <w:r w:rsidR="0083093A">
        <w:t>Allport</w:t>
      </w:r>
      <w:proofErr w:type="spellEnd"/>
      <w:r w:rsidR="00A52BB5">
        <w:t>,</w:t>
      </w:r>
      <w:r w:rsidR="0083093A">
        <w:t xml:space="preserve"> 1954), contact with </w:t>
      </w:r>
      <w:proofErr w:type="spellStart"/>
      <w:r w:rsidR="0083093A">
        <w:t>outgroup</w:t>
      </w:r>
      <w:proofErr w:type="spellEnd"/>
      <w:r w:rsidR="0083093A">
        <w:t xml:space="preserve"> members </w:t>
      </w:r>
      <w:r w:rsidR="00A93AF7">
        <w:t xml:space="preserve">can </w:t>
      </w:r>
      <w:r w:rsidR="0083093A">
        <w:t>also</w:t>
      </w:r>
      <w:r w:rsidR="00A93AF7">
        <w:t xml:space="preserve"> reduce contact anxiety, </w:t>
      </w:r>
      <w:proofErr w:type="spellStart"/>
      <w:r w:rsidR="00A93AF7">
        <w:t>deprovincialize</w:t>
      </w:r>
      <w:proofErr w:type="spellEnd"/>
      <w:r w:rsidR="00A93AF7">
        <w:t xml:space="preserve"> </w:t>
      </w:r>
      <w:proofErr w:type="spellStart"/>
      <w:r w:rsidR="00A93AF7">
        <w:t>ingroup</w:t>
      </w:r>
      <w:proofErr w:type="spellEnd"/>
      <w:r w:rsidR="00A93AF7">
        <w:t xml:space="preserve"> attitudes, and foster an understanding of and empathy with </w:t>
      </w:r>
      <w:proofErr w:type="spellStart"/>
      <w:r w:rsidR="00A93AF7">
        <w:t>outgroup</w:t>
      </w:r>
      <w:r w:rsidR="001A5951">
        <w:t>s</w:t>
      </w:r>
      <w:proofErr w:type="spellEnd"/>
      <w:r w:rsidR="00A93AF7">
        <w:t xml:space="preserve"> </w:t>
      </w:r>
      <w:r w:rsidR="00934AB5">
        <w:t>(</w:t>
      </w:r>
      <w:r w:rsidR="00A93AF7">
        <w:t>Pettigrew</w:t>
      </w:r>
      <w:r w:rsidR="007254C3">
        <w:t xml:space="preserve"> &amp; </w:t>
      </w:r>
      <w:proofErr w:type="spellStart"/>
      <w:r w:rsidR="007254C3">
        <w:t>Tropp</w:t>
      </w:r>
      <w:proofErr w:type="spellEnd"/>
      <w:r w:rsidR="00A93AF7">
        <w:t>, 201</w:t>
      </w:r>
      <w:r w:rsidR="007254C3">
        <w:t>3</w:t>
      </w:r>
      <w:r w:rsidR="00A93AF7">
        <w:t xml:space="preserve">). </w:t>
      </w:r>
    </w:p>
    <w:p w:rsidR="00A93AF7" w:rsidRDefault="00A93AF7" w:rsidP="00656BF9">
      <w:pPr>
        <w:pStyle w:val="NoSpacing"/>
        <w:spacing w:line="480" w:lineRule="auto"/>
      </w:pPr>
    </w:p>
    <w:p w:rsidR="00C835D9" w:rsidRDefault="00C835D9" w:rsidP="00656BF9">
      <w:pPr>
        <w:pStyle w:val="NoSpacing"/>
        <w:spacing w:line="480" w:lineRule="auto"/>
      </w:pPr>
      <w:r>
        <w:t xml:space="preserve">Research has also addressed the </w:t>
      </w:r>
      <w:r w:rsidR="00A93AF7">
        <w:t xml:space="preserve">thorny problem of effect </w:t>
      </w:r>
      <w:r>
        <w:t xml:space="preserve">generalization. The problem </w:t>
      </w:r>
      <w:r w:rsidR="00A93AF7">
        <w:t xml:space="preserve">arises because </w:t>
      </w:r>
      <w:r>
        <w:t xml:space="preserve">contact always </w:t>
      </w:r>
      <w:r w:rsidR="00A93AF7">
        <w:t>occurs</w:t>
      </w:r>
      <w:r>
        <w:t xml:space="preserve"> between specific people in specific situations under </w:t>
      </w:r>
      <w:r w:rsidR="0048742B">
        <w:t>particular</w:t>
      </w:r>
      <w:r>
        <w:t xml:space="preserve"> conditions, but the effect of interest – namely, prejudice reduction – is a general effect. Some progress has been made</w:t>
      </w:r>
      <w:r w:rsidR="00A93AF7">
        <w:t xml:space="preserve"> in understanding the conditions under which contact effects </w:t>
      </w:r>
      <w:r>
        <w:t>generaliz</w:t>
      </w:r>
      <w:r w:rsidR="00A93AF7">
        <w:t>e</w:t>
      </w:r>
      <w:r>
        <w:t xml:space="preserve"> from individual</w:t>
      </w:r>
      <w:r w:rsidR="001A5951">
        <w:t>s</w:t>
      </w:r>
      <w:r>
        <w:t xml:space="preserve"> to group</w:t>
      </w:r>
      <w:r w:rsidR="001A5951">
        <w:t>s</w:t>
      </w:r>
      <w:r>
        <w:t xml:space="preserve">. </w:t>
      </w:r>
      <w:r w:rsidR="00BD0F1E">
        <w:t>C</w:t>
      </w:r>
      <w:r w:rsidR="00BE155E">
        <w:t xml:space="preserve">ontact under conditions of dual category salience is more likely to produce </w:t>
      </w:r>
      <w:r w:rsidR="001A5951">
        <w:t xml:space="preserve">generalized </w:t>
      </w:r>
      <w:r w:rsidR="00BE155E">
        <w:t xml:space="preserve">prejudice reduction </w:t>
      </w:r>
      <w:r w:rsidR="00BD0F1E">
        <w:t xml:space="preserve">than contact that promotes </w:t>
      </w:r>
      <w:proofErr w:type="spellStart"/>
      <w:r w:rsidR="00BD0F1E">
        <w:t>decategorization</w:t>
      </w:r>
      <w:proofErr w:type="spellEnd"/>
      <w:r w:rsidR="00BD0F1E">
        <w:t xml:space="preserve"> or common </w:t>
      </w:r>
      <w:proofErr w:type="spellStart"/>
      <w:r w:rsidR="00BD0F1E">
        <w:t>ingroup</w:t>
      </w:r>
      <w:proofErr w:type="spellEnd"/>
      <w:r w:rsidR="00BD0F1E">
        <w:t xml:space="preserve"> identification </w:t>
      </w:r>
      <w:r w:rsidR="00BE155E">
        <w:t xml:space="preserve">(Brown &amp; </w:t>
      </w:r>
      <w:proofErr w:type="spellStart"/>
      <w:r w:rsidR="00BE155E">
        <w:t>Hewstone</w:t>
      </w:r>
      <w:proofErr w:type="spellEnd"/>
      <w:r w:rsidR="00BE155E">
        <w:t>, 2005)</w:t>
      </w:r>
      <w:r>
        <w:t xml:space="preserve">. </w:t>
      </w:r>
    </w:p>
    <w:p w:rsidR="00BE155E" w:rsidRDefault="00BE155E" w:rsidP="00656BF9">
      <w:pPr>
        <w:pStyle w:val="NoSpacing"/>
        <w:spacing w:line="480" w:lineRule="auto"/>
      </w:pPr>
    </w:p>
    <w:p w:rsidR="00B57110" w:rsidRDefault="00BE155E" w:rsidP="00656BF9">
      <w:pPr>
        <w:pStyle w:val="NoSpacing"/>
        <w:spacing w:line="480" w:lineRule="auto"/>
      </w:pPr>
      <w:r>
        <w:t>However, m</w:t>
      </w:r>
      <w:r w:rsidR="00C835D9">
        <w:t xml:space="preserve">any </w:t>
      </w:r>
      <w:proofErr w:type="gramStart"/>
      <w:r w:rsidR="00C835D9">
        <w:t>question</w:t>
      </w:r>
      <w:proofErr w:type="gramEnd"/>
      <w:r w:rsidR="00C835D9">
        <w:t xml:space="preserve"> still remain</w:t>
      </w:r>
      <w:r w:rsidR="00287F9F">
        <w:t xml:space="preserve"> about the </w:t>
      </w:r>
      <w:r>
        <w:t xml:space="preserve">ability of contact effects to spread to different situations of intergroup contact. If contact reduces prejudice among a mixed group of friends, will </w:t>
      </w:r>
      <w:r w:rsidR="00B57110">
        <w:t xml:space="preserve">non-prejudiced attitudes also be evident in an argument when friendship breaks down, or in a </w:t>
      </w:r>
      <w:r w:rsidR="00B57110">
        <w:lastRenderedPageBreak/>
        <w:t xml:space="preserve">conflict situation with acquaintances at the workplace, with troublesome neighbours, or with strangers in public debate? </w:t>
      </w:r>
      <w:r w:rsidR="00A52BB5">
        <w:t>T</w:t>
      </w:r>
      <w:r w:rsidR="00AA22D4">
        <w:t xml:space="preserve">hese are also </w:t>
      </w:r>
      <w:r w:rsidR="00A52BB5">
        <w:t>situations</w:t>
      </w:r>
      <w:r w:rsidR="00AA22D4">
        <w:t xml:space="preserve"> of intergroup contact. However,</w:t>
      </w:r>
      <w:r w:rsidR="00A52BB5">
        <w:t xml:space="preserve"> such </w:t>
      </w:r>
      <w:proofErr w:type="spellStart"/>
      <w:r w:rsidR="00A52BB5">
        <w:t>conflictual</w:t>
      </w:r>
      <w:proofErr w:type="spellEnd"/>
      <w:r w:rsidR="00A52BB5">
        <w:t xml:space="preserve"> contact </w:t>
      </w:r>
      <w:r w:rsidR="00AA22D4">
        <w:t>typically produce</w:t>
      </w:r>
      <w:r w:rsidR="00A52BB5">
        <w:t>s</w:t>
      </w:r>
      <w:r w:rsidR="00AA22D4">
        <w:t xml:space="preserve"> rather than reduce</w:t>
      </w:r>
      <w:r w:rsidR="00A52BB5">
        <w:t>s</w:t>
      </w:r>
      <w:r w:rsidR="00AA22D4">
        <w:t xml:space="preserve"> prejudice. Contact researchers have long recognised the possibility that contact under non-optimal conditions </w:t>
      </w:r>
      <w:r w:rsidR="001A5951">
        <w:t>can</w:t>
      </w:r>
      <w:r w:rsidR="00AA22D4">
        <w:t xml:space="preserve"> produce </w:t>
      </w:r>
      <w:r w:rsidR="001A5951">
        <w:t>un</w:t>
      </w:r>
      <w:r w:rsidR="00AA22D4">
        <w:t>desirable effects (</w:t>
      </w:r>
      <w:proofErr w:type="spellStart"/>
      <w:r w:rsidR="00AA22D4">
        <w:t>Allport</w:t>
      </w:r>
      <w:proofErr w:type="spellEnd"/>
      <w:r w:rsidR="00AA22D4">
        <w:t>, 1954), and in the intervening years a number of studi</w:t>
      </w:r>
      <w:r w:rsidR="0098223F">
        <w:t xml:space="preserve">es have confirmed this (Dixon, </w:t>
      </w:r>
      <w:proofErr w:type="spellStart"/>
      <w:r w:rsidR="0098223F">
        <w:t>Durrheim</w:t>
      </w:r>
      <w:proofErr w:type="spellEnd"/>
      <w:r w:rsidR="0098223F">
        <w:t xml:space="preserve"> &amp; Tredoux, 2005</w:t>
      </w:r>
      <w:r w:rsidR="00AA22D4">
        <w:t xml:space="preserve">). The contradictory effects of contact limits the </w:t>
      </w:r>
      <w:r w:rsidR="006E2003">
        <w:t>generalizability</w:t>
      </w:r>
      <w:r w:rsidR="00AA22D4">
        <w:t xml:space="preserve"> of contact theory for as much as </w:t>
      </w:r>
      <w:r w:rsidR="006E2003">
        <w:t xml:space="preserve">the desirable effects of </w:t>
      </w:r>
      <w:r w:rsidR="00AA22D4">
        <w:t xml:space="preserve">optimal contact </w:t>
      </w:r>
      <w:r w:rsidR="006E2003">
        <w:t xml:space="preserve">may or may not spread to non-optimal contact situations, so too, the undesirable effects of non-optimal contact may infect friendship and other optimal contact. So the question about whether the contradictory effects can be reconciled is an important one for researchers that hope to </w:t>
      </w:r>
      <w:r w:rsidR="006746EF">
        <w:t>promote</w:t>
      </w:r>
      <w:r w:rsidR="006E2003">
        <w:t xml:space="preserve"> social change. </w:t>
      </w:r>
    </w:p>
    <w:p w:rsidR="00AA22D4" w:rsidRDefault="00AA22D4" w:rsidP="00656BF9">
      <w:pPr>
        <w:pStyle w:val="NoSpacing"/>
        <w:spacing w:line="480" w:lineRule="auto"/>
      </w:pPr>
    </w:p>
    <w:p w:rsidR="00064B68" w:rsidRDefault="008E660B" w:rsidP="00656BF9">
      <w:pPr>
        <w:pStyle w:val="NoSpacing"/>
        <w:spacing w:line="480" w:lineRule="auto"/>
        <w:rPr>
          <w:lang w:val="en-US"/>
        </w:rPr>
      </w:pPr>
      <w:r>
        <w:t xml:space="preserve">Yet, social psychologists have hardly shown an interest in reconciling the contradictory effects of prejudice. </w:t>
      </w:r>
      <w:r w:rsidR="00353C7B">
        <w:t>The main reason for this is that they have typically sought optimal conditions to test their hypotheses</w:t>
      </w:r>
      <w:r w:rsidR="008A3158">
        <w:t xml:space="preserve"> (Dixon, </w:t>
      </w:r>
      <w:proofErr w:type="spellStart"/>
      <w:r w:rsidR="008A3158">
        <w:t>Durrheim</w:t>
      </w:r>
      <w:proofErr w:type="spellEnd"/>
      <w:r w:rsidR="008A3158">
        <w:t xml:space="preserve"> &amp; Tredoux, 2005)</w:t>
      </w:r>
      <w:r w:rsidR="00353C7B">
        <w:t xml:space="preserve">. </w:t>
      </w:r>
      <w:r w:rsidR="00C56D4B">
        <w:t xml:space="preserve">Pettigrew and </w:t>
      </w:r>
      <w:proofErr w:type="spellStart"/>
      <w:r w:rsidR="00C56D4B">
        <w:t>Tropp</w:t>
      </w:r>
      <w:proofErr w:type="spellEnd"/>
      <w:r w:rsidR="00C56D4B">
        <w:t xml:space="preserve"> (2006) </w:t>
      </w:r>
      <w:r w:rsidR="00E77094">
        <w:t>recognized</w:t>
      </w:r>
      <w:r w:rsidR="00C56D4B">
        <w:t xml:space="preserve"> that </w:t>
      </w:r>
      <w:r w:rsidR="00064B68">
        <w:rPr>
          <w:lang w:val="en-US"/>
        </w:rPr>
        <w:t>“the kn</w:t>
      </w:r>
      <w:r w:rsidR="00064B68" w:rsidRPr="00064B68">
        <w:rPr>
          <w:lang w:val="en-US"/>
        </w:rPr>
        <w:t>owledge gained from</w:t>
      </w:r>
      <w:r w:rsidR="00064B68">
        <w:rPr>
          <w:lang w:val="en-US"/>
        </w:rPr>
        <w:t xml:space="preserve"> </w:t>
      </w:r>
      <w:r w:rsidR="00064B68" w:rsidRPr="00064B68">
        <w:rPr>
          <w:lang w:val="en-US"/>
        </w:rPr>
        <w:t>past contact research is limited by its primary emphasis on positive</w:t>
      </w:r>
      <w:r w:rsidR="00064B68">
        <w:rPr>
          <w:lang w:val="en-US"/>
        </w:rPr>
        <w:t xml:space="preserve"> </w:t>
      </w:r>
      <w:r w:rsidR="00064B68" w:rsidRPr="00064B68">
        <w:rPr>
          <w:lang w:val="en-US"/>
        </w:rPr>
        <w:t>features of the contact situation</w:t>
      </w:r>
      <w:r w:rsidR="00064B68">
        <w:rPr>
          <w:lang w:val="en-US"/>
        </w:rPr>
        <w:t xml:space="preserve">” </w:t>
      </w:r>
      <w:r w:rsidR="00F11AD2">
        <w:rPr>
          <w:lang w:val="en-US"/>
        </w:rPr>
        <w:t xml:space="preserve">(Pettigrew &amp; </w:t>
      </w:r>
      <w:proofErr w:type="spellStart"/>
      <w:r w:rsidR="00F11AD2">
        <w:rPr>
          <w:lang w:val="en-US"/>
        </w:rPr>
        <w:t>Tropp</w:t>
      </w:r>
      <w:proofErr w:type="spellEnd"/>
      <w:r w:rsidR="00F11AD2">
        <w:rPr>
          <w:lang w:val="en-US"/>
        </w:rPr>
        <w:t>, 2006, p. 767)</w:t>
      </w:r>
      <w:r w:rsidR="00C56D4B">
        <w:rPr>
          <w:lang w:val="en-US"/>
        </w:rPr>
        <w:t xml:space="preserve">. This work </w:t>
      </w:r>
      <w:r w:rsidR="00E77094">
        <w:rPr>
          <w:lang w:val="en-US"/>
        </w:rPr>
        <w:t>provides a restricted</w:t>
      </w:r>
      <w:r w:rsidR="00C56D4B">
        <w:rPr>
          <w:lang w:val="en-US"/>
        </w:rPr>
        <w:t xml:space="preserve"> understand</w:t>
      </w:r>
      <w:r w:rsidR="008A3158">
        <w:rPr>
          <w:lang w:val="en-US"/>
        </w:rPr>
        <w:t>ing</w:t>
      </w:r>
      <w:r w:rsidR="00C56D4B">
        <w:rPr>
          <w:lang w:val="en-US"/>
        </w:rPr>
        <w:t xml:space="preserve"> of how non-optimal factors, conditions, experiences</w:t>
      </w:r>
      <w:r w:rsidR="008A3158">
        <w:rPr>
          <w:lang w:val="en-US"/>
        </w:rPr>
        <w:t>,</w:t>
      </w:r>
      <w:r w:rsidR="00C56D4B">
        <w:rPr>
          <w:lang w:val="en-US"/>
        </w:rPr>
        <w:t xml:space="preserve"> and psychological states </w:t>
      </w:r>
      <w:r w:rsidR="00E77094">
        <w:rPr>
          <w:lang w:val="en-US"/>
        </w:rPr>
        <w:t>affect the ability of contact to</w:t>
      </w:r>
      <w:r w:rsidR="00C56D4B">
        <w:rPr>
          <w:lang w:val="en-US"/>
        </w:rPr>
        <w:t xml:space="preserve"> reduce prejudice. It</w:t>
      </w:r>
      <w:r w:rsidR="008A3158">
        <w:rPr>
          <w:lang w:val="en-US"/>
        </w:rPr>
        <w:t xml:space="preserve"> </w:t>
      </w:r>
      <w:r w:rsidR="00E77094">
        <w:rPr>
          <w:lang w:val="en-US"/>
        </w:rPr>
        <w:t xml:space="preserve">has </w:t>
      </w:r>
      <w:r w:rsidR="008A3158">
        <w:rPr>
          <w:lang w:val="en-US"/>
        </w:rPr>
        <w:t>also limited our</w:t>
      </w:r>
      <w:r w:rsidR="00C56D4B">
        <w:rPr>
          <w:lang w:val="en-US"/>
        </w:rPr>
        <w:t xml:space="preserve"> </w:t>
      </w:r>
      <w:r w:rsidR="008A3158">
        <w:rPr>
          <w:lang w:val="en-US"/>
        </w:rPr>
        <w:t>ability</w:t>
      </w:r>
      <w:r w:rsidR="00C56D4B">
        <w:rPr>
          <w:lang w:val="en-US"/>
        </w:rPr>
        <w:t xml:space="preserve"> to </w:t>
      </w:r>
      <w:r w:rsidR="008A3158">
        <w:rPr>
          <w:lang w:val="en-US"/>
        </w:rPr>
        <w:t>understand</w:t>
      </w:r>
      <w:r w:rsidR="00C56D4B">
        <w:rPr>
          <w:lang w:val="en-US"/>
        </w:rPr>
        <w:t xml:space="preserve"> how different kinds of contact – positive and negative – affect individuals.  </w:t>
      </w:r>
      <w:r w:rsidR="008A3158">
        <w:rPr>
          <w:lang w:val="en-US"/>
        </w:rPr>
        <w:t>As a consequence it</w:t>
      </w:r>
      <w:r w:rsidR="00C56D4B">
        <w:rPr>
          <w:lang w:val="en-US"/>
        </w:rPr>
        <w:t xml:space="preserve"> </w:t>
      </w:r>
      <w:r w:rsidR="006D7335">
        <w:rPr>
          <w:lang w:val="en-US"/>
        </w:rPr>
        <w:t xml:space="preserve">has </w:t>
      </w:r>
      <w:r w:rsidR="00C56D4B">
        <w:rPr>
          <w:lang w:val="en-US"/>
        </w:rPr>
        <w:t xml:space="preserve">prevented us from investigating </w:t>
      </w:r>
      <w:r w:rsidR="008A3158">
        <w:rPr>
          <w:lang w:val="en-US"/>
        </w:rPr>
        <w:t>whether</w:t>
      </w:r>
      <w:r w:rsidR="00C56D4B">
        <w:rPr>
          <w:lang w:val="en-US"/>
        </w:rPr>
        <w:t xml:space="preserve"> the contradictory effects of contact can be reconciled</w:t>
      </w:r>
      <w:r w:rsidR="008A3158">
        <w:rPr>
          <w:lang w:val="en-US"/>
        </w:rPr>
        <w:t>.</w:t>
      </w:r>
    </w:p>
    <w:p w:rsidR="00C56D4B" w:rsidRDefault="00C56D4B" w:rsidP="00656BF9">
      <w:pPr>
        <w:pStyle w:val="NoSpacing"/>
        <w:spacing w:line="480" w:lineRule="auto"/>
        <w:rPr>
          <w:lang w:val="en-US"/>
        </w:rPr>
      </w:pPr>
    </w:p>
    <w:p w:rsidR="00AA22D4" w:rsidRDefault="008A3158" w:rsidP="00656BF9">
      <w:pPr>
        <w:pStyle w:val="NoSpacing"/>
        <w:spacing w:line="480" w:lineRule="auto"/>
      </w:pPr>
      <w:r>
        <w:t xml:space="preserve">In general, research subsequent to that covered by </w:t>
      </w:r>
      <w:r w:rsidR="00E77094">
        <w:rPr>
          <w:lang w:val="en-US"/>
        </w:rPr>
        <w:t xml:space="preserve">Pettigrew &amp; </w:t>
      </w:r>
      <w:proofErr w:type="spellStart"/>
      <w:r w:rsidR="00E77094">
        <w:rPr>
          <w:lang w:val="en-US"/>
        </w:rPr>
        <w:t>Tropp’s</w:t>
      </w:r>
      <w:proofErr w:type="spellEnd"/>
      <w:r>
        <w:rPr>
          <w:lang w:val="en-US"/>
        </w:rPr>
        <w:t xml:space="preserve"> (2006) meta-analysis has continued to focus on optimal conditions. This is</w:t>
      </w:r>
      <w:r w:rsidR="0098223F">
        <w:rPr>
          <w:lang w:val="en-US"/>
        </w:rPr>
        <w:t xml:space="preserve"> mainly</w:t>
      </w:r>
      <w:r>
        <w:rPr>
          <w:lang w:val="en-US"/>
        </w:rPr>
        <w:t xml:space="preserve"> done</w:t>
      </w:r>
      <w:r w:rsidR="004D0734">
        <w:rPr>
          <w:lang w:val="en-US"/>
        </w:rPr>
        <w:t xml:space="preserve"> </w:t>
      </w:r>
      <w:r w:rsidR="0098223F">
        <w:rPr>
          <w:lang w:val="en-US"/>
        </w:rPr>
        <w:t xml:space="preserve">by using a </w:t>
      </w:r>
      <w:r w:rsidR="004D0734">
        <w:rPr>
          <w:lang w:val="en-US"/>
        </w:rPr>
        <w:t xml:space="preserve">restricted range of measures to operationalize contact. By in large, these focus on friendships or good quality interpersonal acquaintance, including equal status, intimate, cooperative, and friendly contact. </w:t>
      </w:r>
      <w:r w:rsidR="00F11AD2">
        <w:t xml:space="preserve">Friendship </w:t>
      </w:r>
      <w:r w:rsidR="004D0734">
        <w:t xml:space="preserve">is of “special importance” for contact research because it </w:t>
      </w:r>
      <w:r w:rsidR="00F11AD2">
        <w:t xml:space="preserve">“invokes many of the optimal </w:t>
      </w:r>
      <w:r w:rsidR="00F11AD2">
        <w:lastRenderedPageBreak/>
        <w:t xml:space="preserve">contact conditions” </w:t>
      </w:r>
      <w:r w:rsidR="004D0734">
        <w:t xml:space="preserve">(Pettigrew et al., 2011, p. 275), </w:t>
      </w:r>
      <w:r>
        <w:t xml:space="preserve">and is thus ideal for demonstrating a range of positive outcomes, </w:t>
      </w:r>
      <w:r w:rsidR="00CF4741">
        <w:t xml:space="preserve">including intergroup trust, </w:t>
      </w:r>
      <w:r w:rsidR="00E77094">
        <w:t>prejudice and anxiety reduction, and a differentiated view of</w:t>
      </w:r>
      <w:r w:rsidR="00CF4741">
        <w:t xml:space="preserve"> </w:t>
      </w:r>
      <w:proofErr w:type="spellStart"/>
      <w:r w:rsidR="00CF4741">
        <w:t>outgroup</w:t>
      </w:r>
      <w:r w:rsidR="00E77094">
        <w:t>s</w:t>
      </w:r>
      <w:proofErr w:type="spellEnd"/>
      <w:r w:rsidR="00E77094">
        <w:t xml:space="preserve"> (</w:t>
      </w:r>
      <w:r w:rsidR="007127BC">
        <w:t>Davies et al., 2011</w:t>
      </w:r>
      <w:r w:rsidR="00CF4741">
        <w:t>)</w:t>
      </w:r>
      <w:r w:rsidR="00E77094">
        <w:t>.</w:t>
      </w:r>
      <w:r w:rsidR="00F11AD2">
        <w:t xml:space="preserve"> </w:t>
      </w:r>
    </w:p>
    <w:p w:rsidR="00AA22D4" w:rsidRDefault="00AA22D4" w:rsidP="00656BF9">
      <w:pPr>
        <w:pStyle w:val="NoSpacing"/>
        <w:spacing w:line="480" w:lineRule="auto"/>
      </w:pPr>
    </w:p>
    <w:p w:rsidR="00E2701E" w:rsidRDefault="00E77094" w:rsidP="00656BF9">
      <w:pPr>
        <w:pStyle w:val="NoSpacing"/>
        <w:spacing w:line="480" w:lineRule="auto"/>
        <w:rPr>
          <w:lang w:val="en-US"/>
        </w:rPr>
      </w:pPr>
      <w:r>
        <w:t xml:space="preserve">However, </w:t>
      </w:r>
      <w:r w:rsidR="002F2ED8">
        <w:t>i</w:t>
      </w:r>
      <w:r w:rsidR="00064AC9">
        <w:t>f contact theory were universally true, “o</w:t>
      </w:r>
      <w:r w:rsidR="00064AC9" w:rsidRPr="00064AC9">
        <w:rPr>
          <w:lang w:val="en-US"/>
        </w:rPr>
        <w:t>ne would</w:t>
      </w:r>
      <w:r w:rsidR="00064AC9">
        <w:rPr>
          <w:lang w:val="en-US"/>
        </w:rPr>
        <w:t xml:space="preserve"> </w:t>
      </w:r>
      <w:r w:rsidR="00064AC9" w:rsidRPr="00064AC9">
        <w:rPr>
          <w:lang w:val="en-US"/>
        </w:rPr>
        <w:t>not expect high levels of conflict, often erupting into violence, in those</w:t>
      </w:r>
      <w:r w:rsidR="00064AC9">
        <w:rPr>
          <w:lang w:val="en-US"/>
        </w:rPr>
        <w:t xml:space="preserve"> </w:t>
      </w:r>
      <w:r w:rsidR="00064AC9" w:rsidRPr="00064AC9">
        <w:rPr>
          <w:lang w:val="en-US"/>
        </w:rPr>
        <w:t>parts of the world where different racial and ethnic groups are in the most</w:t>
      </w:r>
      <w:r w:rsidR="003415EC">
        <w:rPr>
          <w:lang w:val="en-US"/>
        </w:rPr>
        <w:t xml:space="preserve"> </w:t>
      </w:r>
      <w:r w:rsidR="00064AC9">
        <w:rPr>
          <w:lang w:val="en-US"/>
        </w:rPr>
        <w:t>frequent contact” (</w:t>
      </w:r>
      <w:r w:rsidR="003415EC">
        <w:rPr>
          <w:lang w:val="en-US"/>
        </w:rPr>
        <w:t xml:space="preserve">Forbes, 2004, </w:t>
      </w:r>
      <w:r w:rsidR="00064AC9">
        <w:rPr>
          <w:lang w:val="en-US"/>
        </w:rPr>
        <w:t>p. 71).</w:t>
      </w:r>
      <w:r w:rsidR="003415EC">
        <w:rPr>
          <w:lang w:val="en-US"/>
        </w:rPr>
        <w:t xml:space="preserve"> </w:t>
      </w:r>
      <w:commentRangeStart w:id="1"/>
      <w:r w:rsidR="003415EC">
        <w:rPr>
          <w:lang w:val="en-US"/>
        </w:rPr>
        <w:t xml:space="preserve">Yet, such conflict </w:t>
      </w:r>
      <w:r w:rsidR="002F2ED8">
        <w:rPr>
          <w:lang w:val="en-US"/>
        </w:rPr>
        <w:t>between</w:t>
      </w:r>
      <w:r w:rsidR="003415EC">
        <w:rPr>
          <w:lang w:val="en-US"/>
        </w:rPr>
        <w:t xml:space="preserve"> neighbors is everywhere in </w:t>
      </w:r>
      <w:r w:rsidR="0098223F">
        <w:rPr>
          <w:lang w:val="en-US"/>
        </w:rPr>
        <w:t xml:space="preserve">the </w:t>
      </w:r>
      <w:r w:rsidR="003415EC">
        <w:rPr>
          <w:lang w:val="en-US"/>
        </w:rPr>
        <w:t>global news all the time</w:t>
      </w:r>
      <w:commentRangeEnd w:id="1"/>
      <w:r w:rsidR="003F250F">
        <w:rPr>
          <w:rStyle w:val="CommentReference"/>
          <w:rFonts w:ascii="Times" w:eastAsia="Times New Roman" w:hAnsi="Times" w:cs="Times"/>
          <w:lang w:val="en-GB" w:eastAsia="en-GB"/>
        </w:rPr>
        <w:commentReference w:id="1"/>
      </w:r>
      <w:r w:rsidR="003415EC">
        <w:rPr>
          <w:lang w:val="en-US"/>
        </w:rPr>
        <w:t>.</w:t>
      </w:r>
      <w:r w:rsidR="007127BC">
        <w:rPr>
          <w:lang w:val="en-US"/>
        </w:rPr>
        <w:t xml:space="preserve"> Such observations suggest limits to the </w:t>
      </w:r>
      <w:r w:rsidR="007127BC">
        <w:t xml:space="preserve">generalizability of the contact hypothesis, showing instances where contact promotes rather than reduces prejudice. Such contradictory effects are confirmed by substantial body of research </w:t>
      </w:r>
      <w:r w:rsidR="008E196E">
        <w:t xml:space="preserve">in North America, Europe and South Africa </w:t>
      </w:r>
      <w:r w:rsidR="007127BC">
        <w:t xml:space="preserve">that has </w:t>
      </w:r>
      <w:r w:rsidR="002F2ED8">
        <w:rPr>
          <w:lang w:val="en-US"/>
        </w:rPr>
        <w:t>show</w:t>
      </w:r>
      <w:r w:rsidR="007127BC">
        <w:rPr>
          <w:lang w:val="en-US"/>
        </w:rPr>
        <w:t>n</w:t>
      </w:r>
      <w:r w:rsidR="002F2ED8">
        <w:rPr>
          <w:lang w:val="en-US"/>
        </w:rPr>
        <w:t xml:space="preserve"> that aggregate level (regional) diversity is associated with increased hostility between groups</w:t>
      </w:r>
      <w:r w:rsidR="007127BC">
        <w:rPr>
          <w:lang w:val="en-US"/>
        </w:rPr>
        <w:t xml:space="preserve"> (e.g.,</w:t>
      </w:r>
      <w:r w:rsidR="00D97BFF">
        <w:rPr>
          <w:lang w:val="en-US"/>
        </w:rPr>
        <w:t xml:space="preserve"> </w:t>
      </w:r>
      <w:proofErr w:type="spellStart"/>
      <w:r w:rsidR="00D97BFF">
        <w:rPr>
          <w:lang w:val="en-US"/>
        </w:rPr>
        <w:t>Durrheim</w:t>
      </w:r>
      <w:proofErr w:type="spellEnd"/>
      <w:r w:rsidR="00D97BFF">
        <w:rPr>
          <w:lang w:val="en-US"/>
        </w:rPr>
        <w:t xml:space="preserve"> &amp; Dixon, 2010;</w:t>
      </w:r>
      <w:r w:rsidR="007127BC">
        <w:rPr>
          <w:lang w:val="en-US"/>
        </w:rPr>
        <w:t xml:space="preserve"> </w:t>
      </w:r>
      <w:proofErr w:type="spellStart"/>
      <w:r w:rsidR="007127BC">
        <w:rPr>
          <w:lang w:val="en-US"/>
        </w:rPr>
        <w:t>Fossett</w:t>
      </w:r>
      <w:proofErr w:type="spellEnd"/>
      <w:r w:rsidR="007127BC">
        <w:rPr>
          <w:lang w:val="en-US"/>
        </w:rPr>
        <w:t xml:space="preserve"> &amp; </w:t>
      </w:r>
      <w:proofErr w:type="spellStart"/>
      <w:r w:rsidR="007127BC">
        <w:rPr>
          <w:lang w:val="en-US"/>
        </w:rPr>
        <w:t>Kiecolt</w:t>
      </w:r>
      <w:proofErr w:type="spellEnd"/>
      <w:r w:rsidR="007127BC">
        <w:rPr>
          <w:lang w:val="en-US"/>
        </w:rPr>
        <w:t xml:space="preserve">, 1989; </w:t>
      </w:r>
      <w:proofErr w:type="spellStart"/>
      <w:r w:rsidR="004635A3">
        <w:rPr>
          <w:lang w:val="en-US"/>
        </w:rPr>
        <w:t>Quilian</w:t>
      </w:r>
      <w:proofErr w:type="spellEnd"/>
      <w:r w:rsidR="004635A3">
        <w:rPr>
          <w:lang w:val="en-US"/>
        </w:rPr>
        <w:t xml:space="preserve">, 1995; </w:t>
      </w:r>
      <w:r w:rsidR="007127BC">
        <w:rPr>
          <w:lang w:val="en-US"/>
        </w:rPr>
        <w:t>Taylor, 1998</w:t>
      </w:r>
      <w:r w:rsidR="00DC51F4">
        <w:rPr>
          <w:lang w:val="en-US"/>
        </w:rPr>
        <w:t>; but see Wagner et al, 2006 and Christ, et al., 2014 for conflicting European data</w:t>
      </w:r>
      <w:r w:rsidR="007127BC">
        <w:rPr>
          <w:lang w:val="en-US"/>
        </w:rPr>
        <w:t>).</w:t>
      </w:r>
      <w:r w:rsidR="00D97BFF">
        <w:rPr>
          <w:lang w:val="en-US"/>
        </w:rPr>
        <w:t xml:space="preserve"> A second body of literature</w:t>
      </w:r>
      <w:r w:rsidR="00E2701E">
        <w:rPr>
          <w:lang w:val="en-US"/>
        </w:rPr>
        <w:t xml:space="preserve"> suggests that </w:t>
      </w:r>
      <w:r w:rsidR="004635A3">
        <w:rPr>
          <w:lang w:val="en-US"/>
        </w:rPr>
        <w:t xml:space="preserve">prejudice reduction produced in </w:t>
      </w:r>
      <w:r w:rsidR="00E2701E">
        <w:rPr>
          <w:lang w:val="en-US"/>
        </w:rPr>
        <w:t>contact interventio</w:t>
      </w:r>
      <w:r w:rsidR="004635A3">
        <w:rPr>
          <w:lang w:val="en-US"/>
        </w:rPr>
        <w:t>ns does</w:t>
      </w:r>
      <w:r w:rsidR="00E2701E">
        <w:rPr>
          <w:lang w:val="en-US"/>
        </w:rPr>
        <w:t xml:space="preserve"> not generalize to real world situations of conflict. Although the evidence is not conclusive (</w:t>
      </w:r>
      <w:proofErr w:type="spellStart"/>
      <w:r w:rsidR="00E2701E">
        <w:rPr>
          <w:lang w:val="en-US"/>
        </w:rPr>
        <w:t>Paluck</w:t>
      </w:r>
      <w:proofErr w:type="spellEnd"/>
      <w:r w:rsidR="00E2701E">
        <w:rPr>
          <w:lang w:val="en-US"/>
        </w:rPr>
        <w:t xml:space="preserve"> &amp; Gree</w:t>
      </w:r>
      <w:r w:rsidR="002110F1">
        <w:rPr>
          <w:lang w:val="en-US"/>
        </w:rPr>
        <w:t xml:space="preserve">n, 2009), there are strong suggestions that the </w:t>
      </w:r>
      <w:commentRangeStart w:id="2"/>
      <w:r w:rsidR="002110F1">
        <w:rPr>
          <w:lang w:val="en-US"/>
        </w:rPr>
        <w:t xml:space="preserve">salutatory </w:t>
      </w:r>
      <w:commentRangeEnd w:id="2"/>
      <w:r w:rsidR="003F250F">
        <w:rPr>
          <w:rStyle w:val="CommentReference"/>
          <w:rFonts w:ascii="Times" w:eastAsia="Times New Roman" w:hAnsi="Times" w:cs="Times"/>
          <w:lang w:val="en-GB" w:eastAsia="en-GB"/>
        </w:rPr>
        <w:commentReference w:id="2"/>
      </w:r>
      <w:r w:rsidR="002110F1">
        <w:rPr>
          <w:lang w:val="en-US"/>
        </w:rPr>
        <w:t>effects quickly dissipate w</w:t>
      </w:r>
      <w:r w:rsidR="00D356ED">
        <w:rPr>
          <w:lang w:val="en-US"/>
        </w:rPr>
        <w:t>h</w:t>
      </w:r>
      <w:r w:rsidR="002110F1">
        <w:rPr>
          <w:lang w:val="en-US"/>
        </w:rPr>
        <w:t xml:space="preserve">en individuals </w:t>
      </w:r>
      <w:r w:rsidR="00D356ED">
        <w:rPr>
          <w:lang w:val="en-US"/>
        </w:rPr>
        <w:t>return to conflict situations suc</w:t>
      </w:r>
      <w:r w:rsidR="00266BE3">
        <w:rPr>
          <w:lang w:val="en-US"/>
        </w:rPr>
        <w:t>h as in Palestine (</w:t>
      </w:r>
      <w:proofErr w:type="spellStart"/>
      <w:r w:rsidR="00266BE3">
        <w:rPr>
          <w:lang w:val="en-US"/>
        </w:rPr>
        <w:t>Hammack</w:t>
      </w:r>
      <w:proofErr w:type="spellEnd"/>
      <w:r w:rsidR="00266BE3">
        <w:rPr>
          <w:lang w:val="en-US"/>
        </w:rPr>
        <w:t>, 2011</w:t>
      </w:r>
      <w:r w:rsidR="00D356ED">
        <w:rPr>
          <w:lang w:val="en-US"/>
        </w:rPr>
        <w:t xml:space="preserve">; </w:t>
      </w:r>
      <w:proofErr w:type="spellStart"/>
      <w:r w:rsidR="00D356ED">
        <w:rPr>
          <w:lang w:val="en-US"/>
        </w:rPr>
        <w:t>Maoz</w:t>
      </w:r>
      <w:proofErr w:type="spellEnd"/>
      <w:r w:rsidR="00D356ED">
        <w:rPr>
          <w:lang w:val="en-US"/>
        </w:rPr>
        <w:t>, 2012).</w:t>
      </w:r>
      <w:r w:rsidR="00944F20">
        <w:rPr>
          <w:lang w:val="en-US"/>
        </w:rPr>
        <w:t xml:space="preserve"> Finally, research on</w:t>
      </w:r>
      <w:r w:rsidR="00354486">
        <w:rPr>
          <w:lang w:val="en-US"/>
        </w:rPr>
        <w:t xml:space="preserve"> the re</w:t>
      </w:r>
      <w:ins w:id="3" w:author="00298204" w:date="2014-06-05T11:28:00Z">
        <w:r w:rsidR="003F250F">
          <w:rPr>
            <w:lang w:val="en-US"/>
          </w:rPr>
          <w:t>-</w:t>
        </w:r>
      </w:ins>
      <w:r w:rsidR="00354486">
        <w:rPr>
          <w:lang w:val="en-US"/>
        </w:rPr>
        <w:t xml:space="preserve">segregation of </w:t>
      </w:r>
      <w:r w:rsidR="00944F20">
        <w:rPr>
          <w:lang w:val="en-US"/>
        </w:rPr>
        <w:t xml:space="preserve">neighborhoods and schools </w:t>
      </w:r>
      <w:r w:rsidR="00354486">
        <w:rPr>
          <w:lang w:val="en-US"/>
        </w:rPr>
        <w:t>suggests</w:t>
      </w:r>
      <w:r w:rsidR="00944F20">
        <w:rPr>
          <w:lang w:val="en-US"/>
        </w:rPr>
        <w:t xml:space="preserve"> that, in some instances, whites are prepared to accommodate a small minority of minority members, but will leave once the proportion of minority neighbors passes a tipping point</w:t>
      </w:r>
      <w:ins w:id="4" w:author="00298204" w:date="2014-06-05T11:28:00Z">
        <w:r w:rsidR="003F250F">
          <w:rPr>
            <w:lang w:val="en-US"/>
          </w:rPr>
          <w:t>,</w:t>
        </w:r>
      </w:ins>
      <w:r w:rsidR="00944F20">
        <w:rPr>
          <w:lang w:val="en-US"/>
        </w:rPr>
        <w:t xml:space="preserve"> or </w:t>
      </w:r>
      <w:ins w:id="5" w:author="00298204" w:date="2014-06-05T11:28:00Z">
        <w:r w:rsidR="003F250F">
          <w:rPr>
            <w:lang w:val="en-US"/>
          </w:rPr>
          <w:t xml:space="preserve">once </w:t>
        </w:r>
      </w:ins>
      <w:r w:rsidR="00944F20">
        <w:rPr>
          <w:lang w:val="en-US"/>
        </w:rPr>
        <w:t xml:space="preserve">they imagine large scale future influx of minorities </w:t>
      </w:r>
      <w:r w:rsidR="00944F20" w:rsidRPr="00354486">
        <w:rPr>
          <w:lang w:val="en-US"/>
        </w:rPr>
        <w:t>(</w:t>
      </w:r>
      <w:r w:rsidR="00D60EF5" w:rsidRPr="00354486">
        <w:rPr>
          <w:lang w:val="en-US"/>
        </w:rPr>
        <w:t>Crowder, 2000; Charles, 2000;</w:t>
      </w:r>
      <w:r w:rsidR="00354486" w:rsidRPr="00354486">
        <w:rPr>
          <w:lang w:val="en-US"/>
        </w:rPr>
        <w:t xml:space="preserve"> </w:t>
      </w:r>
      <w:proofErr w:type="spellStart"/>
      <w:r w:rsidR="00354486" w:rsidRPr="00354486">
        <w:rPr>
          <w:lang w:val="en-US"/>
        </w:rPr>
        <w:t>Fairlie</w:t>
      </w:r>
      <w:proofErr w:type="spellEnd"/>
      <w:r w:rsidR="00354486" w:rsidRPr="00354486">
        <w:rPr>
          <w:lang w:val="en-US"/>
        </w:rPr>
        <w:t xml:space="preserve"> &amp; </w:t>
      </w:r>
      <w:proofErr w:type="spellStart"/>
      <w:r w:rsidR="00354486" w:rsidRPr="00354486">
        <w:rPr>
          <w:lang w:val="en-US"/>
        </w:rPr>
        <w:t>Resch</w:t>
      </w:r>
      <w:proofErr w:type="spellEnd"/>
      <w:r w:rsidR="00354486" w:rsidRPr="00354486">
        <w:rPr>
          <w:lang w:val="en-US"/>
        </w:rPr>
        <w:t>, 2002</w:t>
      </w:r>
      <w:r w:rsidR="00944F20" w:rsidRPr="00354486">
        <w:rPr>
          <w:lang w:val="en-US"/>
        </w:rPr>
        <w:t>).</w:t>
      </w:r>
      <w:r w:rsidR="00944F20">
        <w:rPr>
          <w:lang w:val="en-US"/>
        </w:rPr>
        <w:t xml:space="preserve"> </w:t>
      </w:r>
    </w:p>
    <w:p w:rsidR="00944F20" w:rsidRDefault="00944F20" w:rsidP="00656BF9">
      <w:pPr>
        <w:pStyle w:val="NoSpacing"/>
        <w:spacing w:line="480" w:lineRule="auto"/>
        <w:rPr>
          <w:lang w:val="en-US"/>
        </w:rPr>
      </w:pPr>
    </w:p>
    <w:p w:rsidR="008E196E" w:rsidRDefault="00D356ED" w:rsidP="00656BF9">
      <w:pPr>
        <w:pStyle w:val="NoSpacing"/>
        <w:spacing w:line="480" w:lineRule="auto"/>
      </w:pPr>
      <w:r>
        <w:rPr>
          <w:lang w:val="en-US"/>
        </w:rPr>
        <w:t xml:space="preserve">The “paradox” or “contradiction” between the two bodies of evidence </w:t>
      </w:r>
      <w:del w:id="6" w:author="00298204" w:date="2014-06-05T11:29:00Z">
        <w:r w:rsidDel="003F250F">
          <w:rPr>
            <w:lang w:val="en-US"/>
          </w:rPr>
          <w:delText xml:space="preserve">is </w:delText>
        </w:r>
      </w:del>
      <w:r>
        <w:rPr>
          <w:lang w:val="en-US"/>
        </w:rPr>
        <w:t xml:space="preserve">about the effects of contact is intriguing. Generally the results are explained in terms of levels of analysis. Social psychologists typically focus on the effects of interpersonal contact on individuals, whereas sociologists focus on regional contact between groups; and these forms of contact </w:t>
      </w:r>
      <w:r w:rsidR="0098223F">
        <w:rPr>
          <w:lang w:val="en-US"/>
        </w:rPr>
        <w:t xml:space="preserve">may </w:t>
      </w:r>
      <w:r>
        <w:rPr>
          <w:lang w:val="en-US"/>
        </w:rPr>
        <w:t xml:space="preserve">have contradictory effects. </w:t>
      </w:r>
      <w:r>
        <w:rPr>
          <w:lang w:val="en-US"/>
        </w:rPr>
        <w:lastRenderedPageBreak/>
        <w:t xml:space="preserve">Regional diversity </w:t>
      </w:r>
      <w:r w:rsidR="008A5530">
        <w:rPr>
          <w:lang w:val="en-US"/>
        </w:rPr>
        <w:t>promotes intergroup conflict, threat and prejudice, and undermines trust; whereas cross-group interpersonal friendships reduce</w:t>
      </w:r>
      <w:r w:rsidR="008A5530" w:rsidRPr="008A5530">
        <w:rPr>
          <w:lang w:val="en-US"/>
        </w:rPr>
        <w:t xml:space="preserve"> </w:t>
      </w:r>
      <w:r w:rsidR="008A5530">
        <w:rPr>
          <w:lang w:val="en-US"/>
        </w:rPr>
        <w:t xml:space="preserve">intergroup conflict, threat and prejudice, and promote trust. </w:t>
      </w:r>
      <w:r w:rsidR="008A5530">
        <w:t xml:space="preserve">A handful of studies have attempted to </w:t>
      </w:r>
      <w:r w:rsidR="00365D6A">
        <w:t>study</w:t>
      </w:r>
      <w:r w:rsidR="008A5530">
        <w:t xml:space="preserve"> these contradictory effects</w:t>
      </w:r>
      <w:r w:rsidR="00365D6A">
        <w:t>,</w:t>
      </w:r>
      <w:r w:rsidR="00DC51F4" w:rsidRPr="00DC51F4">
        <w:t xml:space="preserve"> </w:t>
      </w:r>
      <w:r w:rsidR="00365D6A">
        <w:t xml:space="preserve">using multi-level modelling to investigate the two </w:t>
      </w:r>
      <w:proofErr w:type="gramStart"/>
      <w:r w:rsidR="00365D6A">
        <w:t>effects</w:t>
      </w:r>
      <w:proofErr w:type="gramEnd"/>
      <w:r w:rsidR="00365D6A">
        <w:t xml:space="preserve"> </w:t>
      </w:r>
      <w:commentRangeStart w:id="7"/>
      <w:r w:rsidR="00365D6A">
        <w:t>together</w:t>
      </w:r>
      <w:commentRangeEnd w:id="7"/>
      <w:r w:rsidR="003F250F">
        <w:rPr>
          <w:rStyle w:val="CommentReference"/>
          <w:rFonts w:ascii="Times" w:eastAsia="Times New Roman" w:hAnsi="Times" w:cs="Times"/>
          <w:lang w:val="en-GB" w:eastAsia="en-GB"/>
        </w:rPr>
        <w:commentReference w:id="7"/>
      </w:r>
      <w:r w:rsidR="00365D6A">
        <w:t xml:space="preserve"> </w:t>
      </w:r>
      <w:r w:rsidR="00DC51F4">
        <w:t xml:space="preserve">(Christ et al. 2014; Dixon, 2006; </w:t>
      </w:r>
      <w:proofErr w:type="spellStart"/>
      <w:r w:rsidR="00DC51F4">
        <w:t>Stolle</w:t>
      </w:r>
      <w:proofErr w:type="spellEnd"/>
      <w:r w:rsidR="00DC51F4">
        <w:t xml:space="preserve"> et al., 2008)</w:t>
      </w:r>
      <w:r w:rsidR="008A5530">
        <w:t>.</w:t>
      </w:r>
      <w:r w:rsidR="008E196E">
        <w:t xml:space="preserve"> </w:t>
      </w:r>
      <w:proofErr w:type="spellStart"/>
      <w:r w:rsidR="008E196E">
        <w:t>Stolle</w:t>
      </w:r>
      <w:proofErr w:type="spellEnd"/>
      <w:r w:rsidR="008E196E">
        <w:t xml:space="preserve"> et al. (2008) and Dixon (2006) found that the contradictory effects operated simultaneously. White Americans who live in close proximity to African Americans are less trusting and more threatened by their neighbours, but interpersonal friendships in such contexts ameliorate these effects.</w:t>
      </w:r>
      <w:r w:rsidR="0011298A">
        <w:t xml:space="preserve"> Although Christ et al. (2014) found that the individual and group level effects operated in the same direction and supported each </w:t>
      </w:r>
      <w:proofErr w:type="gramStart"/>
      <w:r w:rsidR="0011298A">
        <w:t>other,</w:t>
      </w:r>
      <w:proofErr w:type="gramEnd"/>
      <w:r w:rsidR="0011298A">
        <w:t xml:space="preserve"> they did not directly measure regional diversity. </w:t>
      </w:r>
      <w:r w:rsidR="008E196E">
        <w:t xml:space="preserve"> </w:t>
      </w:r>
    </w:p>
    <w:p w:rsidR="008E196E" w:rsidRDefault="008E196E" w:rsidP="00656BF9">
      <w:pPr>
        <w:pStyle w:val="NoSpacing"/>
        <w:spacing w:line="480" w:lineRule="auto"/>
      </w:pPr>
    </w:p>
    <w:p w:rsidR="00B44324" w:rsidRDefault="0011298A" w:rsidP="00656BF9">
      <w:pPr>
        <w:pStyle w:val="NoSpacing"/>
        <w:spacing w:line="480" w:lineRule="auto"/>
        <w:rPr>
          <w:lang w:val="en-US"/>
        </w:rPr>
      </w:pPr>
      <w:r>
        <w:rPr>
          <w:lang w:val="en-US"/>
        </w:rPr>
        <w:t>Overall, this research</w:t>
      </w:r>
      <w:r w:rsidR="008E196E">
        <w:rPr>
          <w:lang w:val="en-US"/>
        </w:rPr>
        <w:t xml:space="preserve"> beg</w:t>
      </w:r>
      <w:r>
        <w:rPr>
          <w:lang w:val="en-US"/>
        </w:rPr>
        <w:t>s</w:t>
      </w:r>
      <w:r w:rsidR="008E196E">
        <w:rPr>
          <w:lang w:val="en-US"/>
        </w:rPr>
        <w:t xml:space="preserve"> the question </w:t>
      </w:r>
      <w:r w:rsidR="003876AB">
        <w:rPr>
          <w:lang w:val="en-US"/>
        </w:rPr>
        <w:t xml:space="preserve">about how </w:t>
      </w:r>
      <w:r w:rsidR="002358C6">
        <w:t>the contradictory effects</w:t>
      </w:r>
      <w:r w:rsidR="00365D6A">
        <w:t xml:space="preserve"> of</w:t>
      </w:r>
      <w:r>
        <w:t xml:space="preserve"> contact</w:t>
      </w:r>
      <w:r w:rsidR="002358C6">
        <w:t xml:space="preserve"> can be reconciled. How is the psychological condition of contradict</w:t>
      </w:r>
      <w:r w:rsidR="003876AB">
        <w:t>ory effects managed by people? H</w:t>
      </w:r>
      <w:r w:rsidR="002358C6">
        <w:t>ow doe</w:t>
      </w:r>
      <w:r w:rsidR="003876AB">
        <w:t>s</w:t>
      </w:r>
      <w:r w:rsidR="002358C6">
        <w:t xml:space="preserve"> it translate into outcomes? When?</w:t>
      </w:r>
      <w:r w:rsidR="003876AB">
        <w:t xml:space="preserve"> </w:t>
      </w:r>
      <w:commentRangeStart w:id="8"/>
      <w:r w:rsidR="003876AB">
        <w:t xml:space="preserve">Both the positive and negative effects </w:t>
      </w:r>
      <w:r w:rsidR="006E1B32">
        <w:t xml:space="preserve">may </w:t>
      </w:r>
      <w:r w:rsidR="003876AB">
        <w:t xml:space="preserve">want to generalize </w:t>
      </w:r>
      <w:commentRangeEnd w:id="8"/>
      <w:r w:rsidR="003F250F">
        <w:rPr>
          <w:rStyle w:val="CommentReference"/>
          <w:rFonts w:ascii="Times" w:eastAsia="Times New Roman" w:hAnsi="Times" w:cs="Times"/>
          <w:lang w:val="en-GB" w:eastAsia="en-GB"/>
        </w:rPr>
        <w:commentReference w:id="8"/>
      </w:r>
      <w:r w:rsidR="003876AB">
        <w:t>to new situations but are limited by each other. Multi-level modelling may not be the best way to investigate these issues because diversity at an aggregate level does not necessar</w:t>
      </w:r>
      <w:ins w:id="9" w:author="00298204" w:date="2014-06-05T11:31:00Z">
        <w:r w:rsidR="003F250F">
          <w:t>il</w:t>
        </w:r>
      </w:ins>
      <w:r w:rsidR="003876AB">
        <w:t xml:space="preserve">y mean the groups are in </w:t>
      </w:r>
      <w:r w:rsidR="00365D6A">
        <w:t xml:space="preserve">actual </w:t>
      </w:r>
      <w:r w:rsidR="003876AB">
        <w:t>contact. It is possible to live together apart, adopting practices of segregation that reduce contact to a minimum</w:t>
      </w:r>
      <w:r w:rsidR="00BB1F65">
        <w:t xml:space="preserve"> (</w:t>
      </w:r>
      <w:r w:rsidR="006E1B32">
        <w:t>Tredoux &amp;</w:t>
      </w:r>
      <w:r w:rsidR="00365D6A">
        <w:t xml:space="preserve"> Dixon, </w:t>
      </w:r>
      <w:r w:rsidR="006E1B32">
        <w:t>2009</w:t>
      </w:r>
      <w:r w:rsidR="00BB1F65">
        <w:t>)</w:t>
      </w:r>
      <w:r w:rsidR="003876AB">
        <w:t xml:space="preserve">. </w:t>
      </w:r>
      <w:r w:rsidR="00BB1F65">
        <w:t>Christ et al</w:t>
      </w:r>
      <w:r w:rsidR="00365D6A">
        <w:t>.</w:t>
      </w:r>
      <w:r w:rsidR="00BB1F65">
        <w:t xml:space="preserve"> (2014) allude to this possib</w:t>
      </w:r>
      <w:r w:rsidR="00642EC1">
        <w:t xml:space="preserve">ility when they </w:t>
      </w:r>
      <w:r w:rsidR="00711D59">
        <w:t xml:space="preserve">explain that </w:t>
      </w:r>
      <w:r w:rsidR="00642EC1">
        <w:t>“</w:t>
      </w:r>
      <w:proofErr w:type="spellStart"/>
      <w:r w:rsidR="00642EC1" w:rsidRPr="00642EC1">
        <w:rPr>
          <w:lang w:val="en-US"/>
        </w:rPr>
        <w:t>macrolevel</w:t>
      </w:r>
      <w:proofErr w:type="spellEnd"/>
      <w:r w:rsidR="00642EC1">
        <w:rPr>
          <w:lang w:val="en-US"/>
        </w:rPr>
        <w:t xml:space="preserve"> </w:t>
      </w:r>
      <w:r w:rsidR="00642EC1" w:rsidRPr="00642EC1">
        <w:rPr>
          <w:lang w:val="en-US"/>
        </w:rPr>
        <w:t>diversity should not be equated with actual intergroup</w:t>
      </w:r>
      <w:r w:rsidR="00642EC1">
        <w:rPr>
          <w:lang w:val="en-US"/>
        </w:rPr>
        <w:t xml:space="preserve"> </w:t>
      </w:r>
      <w:r w:rsidR="00642EC1" w:rsidRPr="00642EC1">
        <w:rPr>
          <w:lang w:val="en-US"/>
        </w:rPr>
        <w:t>contact</w:t>
      </w:r>
      <w:r w:rsidR="00642EC1">
        <w:rPr>
          <w:lang w:val="en-US"/>
        </w:rPr>
        <w:t>” (p. 4).</w:t>
      </w:r>
      <w:r w:rsidR="000A2D5F">
        <w:rPr>
          <w:lang w:val="en-US"/>
        </w:rPr>
        <w:t xml:space="preserve"> However, measuring macro-</w:t>
      </w:r>
      <w:r w:rsidR="00711D59">
        <w:rPr>
          <w:lang w:val="en-US"/>
        </w:rPr>
        <w:t xml:space="preserve">level contact in terms of self-reports of contact norms and frequency of positive intergroup contact begs the question about whether the individual and group level data really </w:t>
      </w:r>
      <w:commentRangeStart w:id="10"/>
      <w:r w:rsidR="00711D59">
        <w:rPr>
          <w:lang w:val="en-US"/>
        </w:rPr>
        <w:t xml:space="preserve">target </w:t>
      </w:r>
      <w:commentRangeEnd w:id="10"/>
      <w:r w:rsidR="003F250F">
        <w:rPr>
          <w:rStyle w:val="CommentReference"/>
          <w:rFonts w:ascii="Times" w:eastAsia="Times New Roman" w:hAnsi="Times" w:cs="Times"/>
          <w:lang w:val="en-GB" w:eastAsia="en-GB"/>
        </w:rPr>
        <w:commentReference w:id="10"/>
      </w:r>
      <w:r w:rsidR="00711D59">
        <w:rPr>
          <w:lang w:val="en-US"/>
        </w:rPr>
        <w:t xml:space="preserve">different kinds of contact. </w:t>
      </w:r>
    </w:p>
    <w:p w:rsidR="00711D59" w:rsidRDefault="00711D59" w:rsidP="00656BF9">
      <w:pPr>
        <w:pStyle w:val="NoSpacing"/>
        <w:spacing w:line="480" w:lineRule="auto"/>
        <w:rPr>
          <w:lang w:val="en-US"/>
        </w:rPr>
      </w:pPr>
    </w:p>
    <w:p w:rsidR="00711D59" w:rsidRDefault="00711D59" w:rsidP="00656BF9">
      <w:pPr>
        <w:pStyle w:val="NoSpacing"/>
        <w:spacing w:line="480" w:lineRule="auto"/>
        <w:rPr>
          <w:lang w:val="en-US"/>
        </w:rPr>
      </w:pPr>
      <w:r>
        <w:rPr>
          <w:lang w:val="en-US"/>
        </w:rPr>
        <w:t xml:space="preserve">In this article, we report the results of a study that sought to determine the effects of two opposing kinds of contact, both of which were measured directly. </w:t>
      </w:r>
      <w:r w:rsidR="008A0BC5">
        <w:rPr>
          <w:lang w:val="en-US"/>
        </w:rPr>
        <w:t xml:space="preserve">We surveyed the experiences and opinions of Indian residents of the formal neighborhood of </w:t>
      </w:r>
      <w:proofErr w:type="spellStart"/>
      <w:r w:rsidR="008A0BC5">
        <w:rPr>
          <w:lang w:val="en-US"/>
        </w:rPr>
        <w:t>Northdale</w:t>
      </w:r>
      <w:proofErr w:type="spellEnd"/>
      <w:r w:rsidR="008A0BC5">
        <w:rPr>
          <w:lang w:val="en-US"/>
        </w:rPr>
        <w:t xml:space="preserve"> regarding</w:t>
      </w:r>
      <w:r w:rsidR="001D1C1A">
        <w:rPr>
          <w:lang w:val="en-US"/>
        </w:rPr>
        <w:t xml:space="preserve"> interpersonal</w:t>
      </w:r>
      <w:r w:rsidR="008A0BC5">
        <w:rPr>
          <w:lang w:val="en-US"/>
        </w:rPr>
        <w:t xml:space="preserve"> contact</w:t>
      </w:r>
      <w:r w:rsidR="001D1C1A">
        <w:rPr>
          <w:lang w:val="en-US"/>
        </w:rPr>
        <w:t xml:space="preserve"> and physical closeness</w:t>
      </w:r>
      <w:r w:rsidR="008A0BC5">
        <w:rPr>
          <w:lang w:val="en-US"/>
        </w:rPr>
        <w:t xml:space="preserve"> with African residents of neighboring informal settlement</w:t>
      </w:r>
      <w:r w:rsidR="0082432F">
        <w:rPr>
          <w:lang w:val="en-US"/>
        </w:rPr>
        <w:t>s</w:t>
      </w:r>
      <w:r w:rsidR="008A0BC5">
        <w:rPr>
          <w:lang w:val="en-US"/>
        </w:rPr>
        <w:t xml:space="preserve">. </w:t>
      </w:r>
      <w:proofErr w:type="spellStart"/>
      <w:r w:rsidR="00F770CB">
        <w:rPr>
          <w:lang w:val="en-US"/>
        </w:rPr>
        <w:t>Northdale</w:t>
      </w:r>
      <w:proofErr w:type="spellEnd"/>
      <w:r w:rsidR="00F770CB">
        <w:rPr>
          <w:lang w:val="en-US"/>
        </w:rPr>
        <w:t xml:space="preserve"> was </w:t>
      </w:r>
      <w:r w:rsidR="00F770CB">
        <w:rPr>
          <w:lang w:val="en-US"/>
        </w:rPr>
        <w:lastRenderedPageBreak/>
        <w:t>designated an Indian residential area by aparth</w:t>
      </w:r>
      <w:r w:rsidR="0082432F">
        <w:rPr>
          <w:lang w:val="en-US"/>
        </w:rPr>
        <w:t>eid legislation in South Africa</w:t>
      </w:r>
      <w:ins w:id="11" w:author="00298204" w:date="2014-06-05T11:32:00Z">
        <w:r w:rsidR="00AA03C3">
          <w:rPr>
            <w:lang w:val="en-US"/>
          </w:rPr>
          <w:t>,</w:t>
        </w:r>
      </w:ins>
      <w:r w:rsidR="00F770CB">
        <w:rPr>
          <w:lang w:val="en-US"/>
        </w:rPr>
        <w:t xml:space="preserve"> but</w:t>
      </w:r>
      <w:r w:rsidR="0082432F">
        <w:rPr>
          <w:lang w:val="en-US"/>
        </w:rPr>
        <w:t>,</w:t>
      </w:r>
      <w:r w:rsidR="00F770CB">
        <w:rPr>
          <w:lang w:val="en-US"/>
        </w:rPr>
        <w:t xml:space="preserve"> as elsewhere</w:t>
      </w:r>
      <w:r w:rsidR="0082432F">
        <w:rPr>
          <w:lang w:val="en-US"/>
        </w:rPr>
        <w:t xml:space="preserve"> </w:t>
      </w:r>
      <w:ins w:id="12" w:author="00298204" w:date="2014-06-05T11:32:00Z">
        <w:r w:rsidR="00AA03C3">
          <w:rPr>
            <w:lang w:val="en-US"/>
          </w:rPr>
          <w:t xml:space="preserve">in South Africa </w:t>
        </w:r>
      </w:ins>
      <w:r w:rsidR="0082432F">
        <w:rPr>
          <w:lang w:val="en-US"/>
        </w:rPr>
        <w:t>(</w:t>
      </w:r>
      <w:r w:rsidR="0082432F" w:rsidRPr="000A2D5F">
        <w:rPr>
          <w:highlight w:val="yellow"/>
          <w:lang w:val="en-US"/>
        </w:rPr>
        <w:t>Reference</w:t>
      </w:r>
      <w:r w:rsidR="0082432F">
        <w:rPr>
          <w:lang w:val="en-US"/>
        </w:rPr>
        <w:t>)</w:t>
      </w:r>
      <w:r w:rsidR="00F770CB">
        <w:rPr>
          <w:lang w:val="en-US"/>
        </w:rPr>
        <w:t xml:space="preserve">, the end of apartheid saw the emergence of informal settlements of African shack dwellers on open land in </w:t>
      </w:r>
      <w:proofErr w:type="spellStart"/>
      <w:r w:rsidR="00F770CB">
        <w:rPr>
          <w:lang w:val="en-US"/>
        </w:rPr>
        <w:t>Northdale</w:t>
      </w:r>
      <w:proofErr w:type="spellEnd"/>
      <w:r w:rsidR="00F770CB">
        <w:rPr>
          <w:lang w:val="en-US"/>
        </w:rPr>
        <w:t xml:space="preserve"> an</w:t>
      </w:r>
      <w:r w:rsidR="0082432F">
        <w:rPr>
          <w:lang w:val="en-US"/>
        </w:rPr>
        <w:t>d</w:t>
      </w:r>
      <w:r w:rsidR="00F770CB">
        <w:rPr>
          <w:lang w:val="en-US"/>
        </w:rPr>
        <w:t xml:space="preserve"> surrounds. The non-optimal and </w:t>
      </w:r>
      <w:proofErr w:type="spellStart"/>
      <w:r w:rsidR="00F770CB">
        <w:rPr>
          <w:lang w:val="en-US"/>
        </w:rPr>
        <w:t>conflictual</w:t>
      </w:r>
      <w:proofErr w:type="spellEnd"/>
      <w:r w:rsidR="00F770CB">
        <w:rPr>
          <w:lang w:val="en-US"/>
        </w:rPr>
        <w:t xml:space="preserve"> nature of the contact situation has been poignantly highlighted by ongoing conflict between the formal and informal residents over ‘illegal electricity connections’, crime</w:t>
      </w:r>
      <w:r w:rsidR="0082432F">
        <w:rPr>
          <w:lang w:val="en-US"/>
        </w:rPr>
        <w:t>,</w:t>
      </w:r>
      <w:r w:rsidR="00F770CB">
        <w:rPr>
          <w:lang w:val="en-US"/>
        </w:rPr>
        <w:t xml:space="preserve"> and </w:t>
      </w:r>
      <w:r w:rsidR="0082432F">
        <w:rPr>
          <w:lang w:val="en-US"/>
        </w:rPr>
        <w:t xml:space="preserve">falling </w:t>
      </w:r>
      <w:r w:rsidR="00F770CB">
        <w:rPr>
          <w:lang w:val="en-US"/>
        </w:rPr>
        <w:t xml:space="preserve">house prices. </w:t>
      </w:r>
      <w:r w:rsidR="00C1791A">
        <w:rPr>
          <w:lang w:val="en-US"/>
        </w:rPr>
        <w:t xml:space="preserve">At the same time, these are two groups </w:t>
      </w:r>
      <w:commentRangeStart w:id="13"/>
      <w:r w:rsidR="00C1791A">
        <w:rPr>
          <w:lang w:val="en-US"/>
        </w:rPr>
        <w:t xml:space="preserve">where </w:t>
      </w:r>
      <w:commentRangeEnd w:id="13"/>
      <w:r w:rsidR="00AA03C3">
        <w:rPr>
          <w:rStyle w:val="CommentReference"/>
          <w:rFonts w:ascii="Times" w:eastAsia="Times New Roman" w:hAnsi="Times" w:cs="Times"/>
          <w:lang w:val="en-GB" w:eastAsia="en-GB"/>
        </w:rPr>
        <w:commentReference w:id="13"/>
      </w:r>
      <w:r w:rsidR="00C1791A">
        <w:rPr>
          <w:lang w:val="en-US"/>
        </w:rPr>
        <w:t xml:space="preserve">were both oppressed by apartheid and who have potential to build solidarity on the basis of shared (although not equivalent) socio-economic disadvantage (Dixon et al, in press).  </w:t>
      </w:r>
    </w:p>
    <w:p w:rsidR="00C31A1E" w:rsidRDefault="00C31A1E" w:rsidP="00656BF9">
      <w:pPr>
        <w:pStyle w:val="NoSpacing"/>
        <w:spacing w:line="480" w:lineRule="auto"/>
        <w:rPr>
          <w:lang w:val="en-US"/>
        </w:rPr>
      </w:pPr>
    </w:p>
    <w:p w:rsidR="0082432F" w:rsidRDefault="00C31A1E" w:rsidP="00656BF9">
      <w:pPr>
        <w:pStyle w:val="NoSpacing"/>
        <w:spacing w:line="480" w:lineRule="auto"/>
        <w:rPr>
          <w:lang w:val="en-US"/>
        </w:rPr>
      </w:pPr>
      <w:r>
        <w:rPr>
          <w:lang w:val="en-US"/>
        </w:rPr>
        <w:t xml:space="preserve">We operationalized </w:t>
      </w:r>
      <w:r w:rsidR="0082432F">
        <w:rPr>
          <w:lang w:val="en-US"/>
        </w:rPr>
        <w:t>physical</w:t>
      </w:r>
      <w:r>
        <w:rPr>
          <w:lang w:val="en-US"/>
        </w:rPr>
        <w:t xml:space="preserve"> </w:t>
      </w:r>
      <w:r w:rsidR="001D1C1A">
        <w:rPr>
          <w:lang w:val="en-US"/>
        </w:rPr>
        <w:t>closeness</w:t>
      </w:r>
      <w:r>
        <w:rPr>
          <w:lang w:val="en-US"/>
        </w:rPr>
        <w:t xml:space="preserve"> in terms of how </w:t>
      </w:r>
      <w:r w:rsidR="001D1C1A">
        <w:rPr>
          <w:lang w:val="en-US"/>
        </w:rPr>
        <w:t>close</w:t>
      </w:r>
      <w:r>
        <w:rPr>
          <w:lang w:val="en-US"/>
        </w:rPr>
        <w:t xml:space="preserve"> the</w:t>
      </w:r>
      <w:r w:rsidR="000A2D5F">
        <w:rPr>
          <w:lang w:val="en-US"/>
        </w:rPr>
        <w:t xml:space="preserve"> Indian</w:t>
      </w:r>
      <w:r>
        <w:rPr>
          <w:lang w:val="en-US"/>
        </w:rPr>
        <w:t xml:space="preserve"> participants lived </w:t>
      </w:r>
      <w:r w:rsidR="001D1C1A">
        <w:rPr>
          <w:lang w:val="en-US"/>
        </w:rPr>
        <w:t xml:space="preserve">to </w:t>
      </w:r>
      <w:r>
        <w:rPr>
          <w:lang w:val="en-US"/>
        </w:rPr>
        <w:t>the nearest informal settlement</w:t>
      </w:r>
      <w:r w:rsidR="0082432F">
        <w:rPr>
          <w:lang w:val="en-US"/>
        </w:rPr>
        <w:t xml:space="preserve">, their </w:t>
      </w:r>
      <w:r w:rsidR="001D1C1A">
        <w:rPr>
          <w:lang w:val="en-US"/>
        </w:rPr>
        <w:t xml:space="preserve">subjective </w:t>
      </w:r>
      <w:r w:rsidR="0082432F">
        <w:rPr>
          <w:lang w:val="en-US"/>
        </w:rPr>
        <w:t>perceptions of closeness</w:t>
      </w:r>
      <w:ins w:id="14" w:author="00298204" w:date="2014-06-05T11:33:00Z">
        <w:r w:rsidR="00AA03C3">
          <w:rPr>
            <w:lang w:val="en-US"/>
          </w:rPr>
          <w:t>,</w:t>
        </w:r>
      </w:ins>
      <w:r w:rsidR="0082432F">
        <w:rPr>
          <w:lang w:val="en-US"/>
        </w:rPr>
        <w:t xml:space="preserve"> and their ability to see,</w:t>
      </w:r>
      <w:r>
        <w:rPr>
          <w:lang w:val="en-US"/>
        </w:rPr>
        <w:t xml:space="preserve"> hear and smell their </w:t>
      </w:r>
      <w:r w:rsidR="00457A7E">
        <w:rPr>
          <w:lang w:val="en-US"/>
        </w:rPr>
        <w:t>neighbors</w:t>
      </w:r>
      <w:r>
        <w:rPr>
          <w:lang w:val="en-US"/>
        </w:rPr>
        <w:t>.</w:t>
      </w:r>
      <w:r w:rsidR="001D1C1A">
        <w:rPr>
          <w:lang w:val="en-US"/>
        </w:rPr>
        <w:t xml:space="preserve"> We conceptualized closeness as ‘frontier contact’, the experience of being on or near the boundary between groups, together with the threats and possibilities this affords. </w:t>
      </w:r>
      <w:r>
        <w:rPr>
          <w:lang w:val="en-US"/>
        </w:rPr>
        <w:t xml:space="preserve"> </w:t>
      </w:r>
      <w:r w:rsidR="00457A7E">
        <w:rPr>
          <w:lang w:val="en-US"/>
        </w:rPr>
        <w:t xml:space="preserve">We measured interpersonal contact conventionally in terms of the amount of positive contact </w:t>
      </w:r>
      <w:r w:rsidR="001D1C1A">
        <w:rPr>
          <w:lang w:val="en-US"/>
        </w:rPr>
        <w:t xml:space="preserve">individuals </w:t>
      </w:r>
      <w:r w:rsidR="00457A7E">
        <w:rPr>
          <w:lang w:val="en-US"/>
        </w:rPr>
        <w:t xml:space="preserve">had with black people and residents of the informal settlement. </w:t>
      </w:r>
    </w:p>
    <w:p w:rsidR="001D1C1A" w:rsidRDefault="001D1C1A" w:rsidP="00656BF9">
      <w:pPr>
        <w:pStyle w:val="NoSpacing"/>
        <w:spacing w:line="480" w:lineRule="auto"/>
        <w:rPr>
          <w:lang w:val="en-US"/>
        </w:rPr>
      </w:pPr>
    </w:p>
    <w:p w:rsidR="00D41896" w:rsidRDefault="00457A7E" w:rsidP="00656BF9">
      <w:pPr>
        <w:pStyle w:val="NoSpacing"/>
        <w:spacing w:line="480" w:lineRule="auto"/>
        <w:rPr>
          <w:lang w:val="en-US"/>
        </w:rPr>
      </w:pPr>
      <w:del w:id="15" w:author="00298204" w:date="2014-06-05T11:33:00Z">
        <w:r w:rsidDel="00AA03C3">
          <w:rPr>
            <w:lang w:val="en-US"/>
          </w:rPr>
          <w:delText xml:space="preserve">On </w:delText>
        </w:r>
      </w:del>
      <w:ins w:id="16" w:author="00298204" w:date="2014-06-05T11:33:00Z">
        <w:r w:rsidR="00AA03C3">
          <w:rPr>
            <w:lang w:val="en-US"/>
          </w:rPr>
          <w:t xml:space="preserve">In </w:t>
        </w:r>
      </w:ins>
      <w:r>
        <w:rPr>
          <w:lang w:val="en-US"/>
        </w:rPr>
        <w:t xml:space="preserve">the </w:t>
      </w:r>
      <w:r w:rsidR="000A2D5F">
        <w:rPr>
          <w:lang w:val="en-US"/>
        </w:rPr>
        <w:t xml:space="preserve">light </w:t>
      </w:r>
      <w:r>
        <w:rPr>
          <w:lang w:val="en-US"/>
        </w:rPr>
        <w:t>of previous finding</w:t>
      </w:r>
      <w:r w:rsidR="000A2D5F">
        <w:rPr>
          <w:lang w:val="en-US"/>
        </w:rPr>
        <w:t>s</w:t>
      </w:r>
      <w:r>
        <w:rPr>
          <w:lang w:val="en-US"/>
        </w:rPr>
        <w:t xml:space="preserve"> of the contradictory effects of group and individual level contact, we hypothesized that physical </w:t>
      </w:r>
      <w:r w:rsidR="000A2D5F">
        <w:rPr>
          <w:lang w:val="en-US"/>
        </w:rPr>
        <w:t>closeness</w:t>
      </w:r>
      <w:r>
        <w:rPr>
          <w:lang w:val="en-US"/>
        </w:rPr>
        <w:t xml:space="preserve"> would be associated with higher levels of prejudice, but that positive interpersonal contact would be associated with lower levels of prejudice. </w:t>
      </w:r>
      <w:r w:rsidR="00CA06F3">
        <w:rPr>
          <w:lang w:val="en-US"/>
        </w:rPr>
        <w:t xml:space="preserve">We expected that these prejudice effects would be mediated by the same factors, namely, threat, empathy and negative emotions. </w:t>
      </w:r>
    </w:p>
    <w:p w:rsidR="000A2D5F" w:rsidRDefault="000A2D5F" w:rsidP="00656BF9">
      <w:pPr>
        <w:pStyle w:val="NoSpacing"/>
        <w:spacing w:line="480" w:lineRule="auto"/>
        <w:rPr>
          <w:lang w:val="en-US"/>
        </w:rPr>
      </w:pPr>
    </w:p>
    <w:p w:rsidR="00287F9F" w:rsidRPr="003F7A30" w:rsidRDefault="003F7A30" w:rsidP="00656BF9">
      <w:pPr>
        <w:pStyle w:val="NoSpacing"/>
        <w:spacing w:line="480" w:lineRule="auto"/>
        <w:rPr>
          <w:b/>
        </w:rPr>
      </w:pPr>
      <w:r w:rsidRPr="003F7A30">
        <w:rPr>
          <w:b/>
        </w:rPr>
        <w:t>Method</w:t>
      </w:r>
    </w:p>
    <w:p w:rsidR="00C637A4" w:rsidRDefault="00C637A4" w:rsidP="00656BF9">
      <w:pPr>
        <w:pStyle w:val="NoSpacing"/>
        <w:spacing w:line="480" w:lineRule="auto"/>
      </w:pPr>
    </w:p>
    <w:p w:rsidR="00A45F87" w:rsidRPr="00A45F87" w:rsidRDefault="00A45F87" w:rsidP="00656BF9">
      <w:pPr>
        <w:pStyle w:val="NoSpacing"/>
        <w:spacing w:line="480" w:lineRule="auto"/>
        <w:rPr>
          <w:b/>
          <w:lang w:val="en-GB"/>
        </w:rPr>
      </w:pPr>
      <w:r w:rsidRPr="00A45F87">
        <w:rPr>
          <w:b/>
          <w:lang w:val="en-GB"/>
        </w:rPr>
        <w:t>Sample</w:t>
      </w:r>
    </w:p>
    <w:p w:rsidR="00ED073B" w:rsidRPr="00ED073B" w:rsidRDefault="00DC6697" w:rsidP="00656BF9">
      <w:pPr>
        <w:pStyle w:val="NoSpacing"/>
        <w:spacing w:line="480" w:lineRule="auto"/>
        <w:rPr>
          <w:lang w:val="en-US"/>
        </w:rPr>
      </w:pPr>
      <w:r>
        <w:lastRenderedPageBreak/>
        <w:t xml:space="preserve">We subdivided </w:t>
      </w:r>
      <w:r w:rsidR="006D3312">
        <w:t xml:space="preserve">the </w:t>
      </w:r>
      <w:proofErr w:type="spellStart"/>
      <w:r>
        <w:t>Northdale</w:t>
      </w:r>
      <w:proofErr w:type="spellEnd"/>
      <w:r>
        <w:t xml:space="preserve"> population into three strata – immediate neighbours of the</w:t>
      </w:r>
      <w:r w:rsidR="006D3312">
        <w:t xml:space="preserve"> </w:t>
      </w:r>
      <w:proofErr w:type="spellStart"/>
      <w:r w:rsidR="006D3312">
        <w:t>Hlalakahle</w:t>
      </w:r>
      <w:proofErr w:type="spellEnd"/>
      <w:r w:rsidR="006D3312">
        <w:t xml:space="preserve"> informal settlement</w:t>
      </w:r>
      <w:r>
        <w:t xml:space="preserve">, residences in eyeshot of an informal settlement, and the remainder – and we selected a stratified random sample, oversampling households in the </w:t>
      </w:r>
      <w:r w:rsidR="005150B0">
        <w:t>two closer strata. We used the last birthday method</w:t>
      </w:r>
      <w:r w:rsidR="00A45F87">
        <w:t xml:space="preserve"> </w:t>
      </w:r>
      <w:r w:rsidR="005150B0" w:rsidRPr="00A45F87">
        <w:rPr>
          <w:lang w:val="en-US"/>
        </w:rPr>
        <w:t>(O’Rourke &amp; Blair, 1983)</w:t>
      </w:r>
      <w:r w:rsidR="005150B0">
        <w:rPr>
          <w:lang w:val="en-US"/>
        </w:rPr>
        <w:t xml:space="preserve"> </w:t>
      </w:r>
      <w:r w:rsidR="00A45F87">
        <w:t>to identify individual</w:t>
      </w:r>
      <w:r w:rsidR="005150B0">
        <w:t xml:space="preserve"> adult</w:t>
      </w:r>
      <w:r w:rsidR="00A45F87">
        <w:t xml:space="preserve"> respondents in </w:t>
      </w:r>
      <w:r w:rsidR="005150B0">
        <w:t xml:space="preserve">selected </w:t>
      </w:r>
      <w:r w:rsidR="00A45F87">
        <w:t>households.</w:t>
      </w:r>
      <w:r w:rsidR="00A45F87" w:rsidRPr="00A45F87">
        <w:rPr>
          <w:lang w:val="en-US"/>
        </w:rPr>
        <w:t xml:space="preserve"> </w:t>
      </w:r>
      <w:r w:rsidR="005150B0">
        <w:rPr>
          <w:lang w:val="en-US"/>
        </w:rPr>
        <w:t xml:space="preserve">The sample consisted of </w:t>
      </w:r>
      <w:r w:rsidR="00A45F87" w:rsidRPr="00A45F87">
        <w:rPr>
          <w:lang w:val="en-US"/>
        </w:rPr>
        <w:t>n = 365</w:t>
      </w:r>
      <w:r w:rsidR="006A255D">
        <w:rPr>
          <w:lang w:val="en-US"/>
        </w:rPr>
        <w:t xml:space="preserve"> self-identified</w:t>
      </w:r>
      <w:r w:rsidR="005150B0">
        <w:rPr>
          <w:lang w:val="en-US"/>
        </w:rPr>
        <w:t xml:space="preserve"> Indian adult </w:t>
      </w:r>
      <w:r w:rsidR="006A255D">
        <w:rPr>
          <w:lang w:val="en-US"/>
        </w:rPr>
        <w:t>South African residents</w:t>
      </w:r>
      <w:r w:rsidR="00A45F87" w:rsidRPr="00A45F87">
        <w:rPr>
          <w:lang w:val="en-US"/>
        </w:rPr>
        <w:t xml:space="preserve"> </w:t>
      </w:r>
      <w:r w:rsidR="005150B0">
        <w:rPr>
          <w:lang w:val="en-US"/>
        </w:rPr>
        <w:t>(</w:t>
      </w:r>
      <w:r w:rsidR="005150B0" w:rsidRPr="00A45F87">
        <w:rPr>
          <w:lang w:val="en-US"/>
        </w:rPr>
        <w:t>185 females</w:t>
      </w:r>
      <w:r w:rsidR="005150B0">
        <w:rPr>
          <w:lang w:val="en-US"/>
        </w:rPr>
        <w:t xml:space="preserve">) whose </w:t>
      </w:r>
      <w:r w:rsidR="00A45F87" w:rsidRPr="00A45F87">
        <w:rPr>
          <w:lang w:val="en-US"/>
        </w:rPr>
        <w:t xml:space="preserve">mean age was 45.43 years (SD = 14.97), ranging from 18 to 84 years. </w:t>
      </w:r>
      <w:r w:rsidR="00ED073B">
        <w:rPr>
          <w:lang w:val="en-GB"/>
        </w:rPr>
        <w:t xml:space="preserve">We were unable to contact members of 53 households, who were not at home on 3 occasions. A further 82 eligible people refused to participate in the survey. Together, this gives us a non-response rate of .27. The final sample represents </w:t>
      </w:r>
      <w:r w:rsidR="00ED073B" w:rsidRPr="00ED073B">
        <w:rPr>
          <w:lang w:val="en-US"/>
        </w:rPr>
        <w:t xml:space="preserve">4.36% of the residential households in </w:t>
      </w:r>
      <w:proofErr w:type="spellStart"/>
      <w:r w:rsidR="00ED073B" w:rsidRPr="00ED073B">
        <w:rPr>
          <w:lang w:val="en-US"/>
        </w:rPr>
        <w:t>Northdale</w:t>
      </w:r>
      <w:proofErr w:type="spellEnd"/>
      <w:r w:rsidR="00ED073B">
        <w:rPr>
          <w:lang w:val="en-US"/>
        </w:rPr>
        <w:t>.</w:t>
      </w:r>
    </w:p>
    <w:p w:rsidR="00ED073B" w:rsidRPr="006A255D" w:rsidRDefault="00ED073B" w:rsidP="00656BF9">
      <w:pPr>
        <w:pStyle w:val="NoSpacing"/>
        <w:spacing w:line="480" w:lineRule="auto"/>
        <w:rPr>
          <w:lang w:val="en-GB"/>
        </w:rPr>
      </w:pPr>
    </w:p>
    <w:p w:rsidR="006A255D" w:rsidRPr="006A255D" w:rsidRDefault="006A255D" w:rsidP="00656BF9">
      <w:pPr>
        <w:pStyle w:val="NoSpacing"/>
        <w:spacing w:line="480" w:lineRule="auto"/>
        <w:rPr>
          <w:b/>
          <w:lang w:val="en-GB"/>
        </w:rPr>
      </w:pPr>
      <w:r w:rsidRPr="006A255D">
        <w:rPr>
          <w:b/>
          <w:lang w:val="en-GB"/>
        </w:rPr>
        <w:t>Procedure</w:t>
      </w:r>
    </w:p>
    <w:p w:rsidR="006A255D" w:rsidRDefault="00443496" w:rsidP="00656BF9">
      <w:pPr>
        <w:pStyle w:val="NoSpacing"/>
        <w:spacing w:line="480" w:lineRule="auto"/>
        <w:rPr>
          <w:lang w:val="en-GB"/>
        </w:rPr>
      </w:pPr>
      <w:r>
        <w:rPr>
          <w:lang w:val="en-GB"/>
        </w:rPr>
        <w:t>Questionnaires were administered by s</w:t>
      </w:r>
      <w:r w:rsidR="006A255D" w:rsidRPr="006A255D">
        <w:rPr>
          <w:lang w:val="en-GB"/>
        </w:rPr>
        <w:t>even research assistants</w:t>
      </w:r>
      <w:r>
        <w:rPr>
          <w:lang w:val="en-GB"/>
        </w:rPr>
        <w:t xml:space="preserve"> who were </w:t>
      </w:r>
      <w:r w:rsidRPr="006A255D">
        <w:rPr>
          <w:lang w:val="en-GB"/>
        </w:rPr>
        <w:t xml:space="preserve">Indian students living in </w:t>
      </w:r>
      <w:proofErr w:type="spellStart"/>
      <w:r w:rsidRPr="006A255D">
        <w:rPr>
          <w:lang w:val="en-GB"/>
        </w:rPr>
        <w:t>Northdale</w:t>
      </w:r>
      <w:proofErr w:type="spellEnd"/>
      <w:r w:rsidRPr="006A255D">
        <w:rPr>
          <w:lang w:val="en-GB"/>
        </w:rPr>
        <w:t xml:space="preserve"> or surrounding suburbs</w:t>
      </w:r>
      <w:r>
        <w:rPr>
          <w:lang w:val="en-GB"/>
        </w:rPr>
        <w:t xml:space="preserve">. They visited selected households, </w:t>
      </w:r>
      <w:r w:rsidR="00A545F6">
        <w:rPr>
          <w:lang w:val="en-GB"/>
        </w:rPr>
        <w:t xml:space="preserve">selected individual participants, and administered the questionnaire by asking participants to complete the </w:t>
      </w:r>
      <w:r w:rsidR="006A255D" w:rsidRPr="006A255D">
        <w:rPr>
          <w:lang w:val="en-GB"/>
        </w:rPr>
        <w:t xml:space="preserve">paper-and-pencil survey themselves. </w:t>
      </w:r>
      <w:r w:rsidR="00A545F6">
        <w:rPr>
          <w:lang w:val="en-GB"/>
        </w:rPr>
        <w:t xml:space="preserve">In a small minority of cases where </w:t>
      </w:r>
      <w:r w:rsidR="006A255D" w:rsidRPr="006A255D">
        <w:rPr>
          <w:lang w:val="en-GB"/>
        </w:rPr>
        <w:t xml:space="preserve">participants </w:t>
      </w:r>
      <w:r w:rsidR="00A545F6">
        <w:rPr>
          <w:lang w:val="en-GB"/>
        </w:rPr>
        <w:t>were not able to complete questionnaire</w:t>
      </w:r>
      <w:ins w:id="17" w:author="00298204" w:date="2014-06-05T11:34:00Z">
        <w:r w:rsidR="00AA03C3">
          <w:rPr>
            <w:lang w:val="en-GB"/>
          </w:rPr>
          <w:t>s</w:t>
        </w:r>
      </w:ins>
      <w:r w:rsidR="00A545F6">
        <w:rPr>
          <w:lang w:val="en-GB"/>
        </w:rPr>
        <w:t xml:space="preserve"> themselves</w:t>
      </w:r>
      <w:r w:rsidR="006A255D" w:rsidRPr="006A255D">
        <w:rPr>
          <w:lang w:val="en-GB"/>
        </w:rPr>
        <w:t xml:space="preserve">, the research assistants were instructed to read the questions out aloud while marking participants’ answers in the questionnaire. </w:t>
      </w:r>
    </w:p>
    <w:p w:rsidR="00A545F6" w:rsidRDefault="00A545F6" w:rsidP="00656BF9">
      <w:pPr>
        <w:pStyle w:val="NoSpacing"/>
        <w:spacing w:line="480" w:lineRule="auto"/>
        <w:rPr>
          <w:lang w:val="en-GB"/>
        </w:rPr>
      </w:pPr>
    </w:p>
    <w:p w:rsidR="00A545F6" w:rsidRPr="00A545F6" w:rsidRDefault="00A545F6" w:rsidP="00656BF9">
      <w:pPr>
        <w:pStyle w:val="NoSpacing"/>
        <w:spacing w:line="480" w:lineRule="auto"/>
        <w:rPr>
          <w:b/>
          <w:lang w:val="en-GB"/>
        </w:rPr>
      </w:pPr>
      <w:r w:rsidRPr="00A545F6">
        <w:rPr>
          <w:b/>
          <w:lang w:val="en-GB"/>
        </w:rPr>
        <w:t>Materials</w:t>
      </w:r>
    </w:p>
    <w:p w:rsidR="00A545F6" w:rsidRDefault="00A545F6" w:rsidP="00656BF9">
      <w:pPr>
        <w:pStyle w:val="NoSpacing"/>
        <w:spacing w:line="480" w:lineRule="auto"/>
        <w:rPr>
          <w:lang w:val="en-GB"/>
        </w:rPr>
      </w:pPr>
      <w:r w:rsidRPr="00A545F6">
        <w:rPr>
          <w:lang w:val="en-GB"/>
        </w:rPr>
        <w:t xml:space="preserve">The survey consisted of items adapted from measures used in previous research, as well as items designed to capture features specific to the </w:t>
      </w:r>
      <w:proofErr w:type="spellStart"/>
      <w:r w:rsidRPr="00A545F6">
        <w:rPr>
          <w:lang w:val="en-GB"/>
        </w:rPr>
        <w:t>Northdale</w:t>
      </w:r>
      <w:proofErr w:type="spellEnd"/>
      <w:r w:rsidRPr="00A545F6">
        <w:rPr>
          <w:lang w:val="en-GB"/>
        </w:rPr>
        <w:t xml:space="preserve"> context. For all items, participants responded on Likert-type scales ranging from 0 (strongly disagree) to 4 (strongly agree)</w:t>
      </w:r>
      <w:r w:rsidR="000A2D5F">
        <w:rPr>
          <w:lang w:val="en-GB"/>
        </w:rPr>
        <w:t>, which were reverse scored where necessary</w:t>
      </w:r>
      <w:r w:rsidRPr="00A545F6">
        <w:rPr>
          <w:lang w:val="en-GB"/>
        </w:rPr>
        <w:t>.</w:t>
      </w:r>
    </w:p>
    <w:p w:rsidR="006417D8" w:rsidRPr="00A545F6" w:rsidRDefault="006417D8" w:rsidP="00656BF9">
      <w:pPr>
        <w:pStyle w:val="NoSpacing"/>
        <w:spacing w:line="480" w:lineRule="auto"/>
        <w:rPr>
          <w:lang w:val="en-GB"/>
        </w:rPr>
      </w:pPr>
    </w:p>
    <w:p w:rsidR="00A545F6" w:rsidRDefault="00A545F6" w:rsidP="00656BF9">
      <w:pPr>
        <w:pStyle w:val="NoSpacing"/>
        <w:spacing w:line="480" w:lineRule="auto"/>
        <w:rPr>
          <w:lang w:val="en-GB"/>
        </w:rPr>
      </w:pPr>
      <w:r w:rsidRPr="00A545F6">
        <w:rPr>
          <w:i/>
          <w:lang w:val="en-GB"/>
        </w:rPr>
        <w:t xml:space="preserve">Contact Quality. </w:t>
      </w:r>
      <w:r w:rsidRPr="00A545F6">
        <w:rPr>
          <w:lang w:val="en-GB"/>
        </w:rPr>
        <w:t xml:space="preserve">Contact quality </w:t>
      </w:r>
      <w:ins w:id="18" w:author="00298204" w:date="2014-06-05T11:34:00Z">
        <w:r w:rsidR="00AA03C3">
          <w:rPr>
            <w:lang w:val="en-GB"/>
          </w:rPr>
          <w:t xml:space="preserve">was measured </w:t>
        </w:r>
      </w:ins>
      <w:del w:id="19" w:author="00298204" w:date="2014-06-05T11:34:00Z">
        <w:r w:rsidRPr="00A545F6" w:rsidDel="00AA03C3">
          <w:rPr>
            <w:lang w:val="en-GB"/>
          </w:rPr>
          <w:delText xml:space="preserve">using </w:delText>
        </w:r>
      </w:del>
      <w:ins w:id="20" w:author="00298204" w:date="2014-06-05T11:34:00Z">
        <w:r w:rsidR="00AA03C3">
          <w:rPr>
            <w:lang w:val="en-GB"/>
          </w:rPr>
          <w:t xml:space="preserve">by </w:t>
        </w:r>
      </w:ins>
      <w:r w:rsidRPr="00A545F6">
        <w:rPr>
          <w:lang w:val="en-GB"/>
        </w:rPr>
        <w:t>three items</w:t>
      </w:r>
      <w:ins w:id="21" w:author="00298204" w:date="2014-06-05T11:34:00Z">
        <w:r w:rsidR="00AA03C3">
          <w:rPr>
            <w:lang w:val="en-GB"/>
          </w:rPr>
          <w:t>,</w:t>
        </w:r>
      </w:ins>
      <w:r w:rsidRPr="00A545F6">
        <w:rPr>
          <w:lang w:val="en-GB"/>
        </w:rPr>
        <w:t xml:space="preserve"> adapted from Islam and </w:t>
      </w:r>
      <w:proofErr w:type="spellStart"/>
      <w:r w:rsidRPr="00A545F6">
        <w:rPr>
          <w:lang w:val="en-GB"/>
        </w:rPr>
        <w:t>Hewstone’s</w:t>
      </w:r>
      <w:proofErr w:type="spellEnd"/>
      <w:r w:rsidRPr="00A545F6">
        <w:rPr>
          <w:lang w:val="en-GB"/>
        </w:rPr>
        <w:t xml:space="preserve"> (1993) Qualitative Aspects of Contact scale (α = .89): “When I come into contact with people from </w:t>
      </w:r>
      <w:r w:rsidRPr="00A545F6">
        <w:rPr>
          <w:lang w:val="en-GB"/>
        </w:rPr>
        <w:lastRenderedPageBreak/>
        <w:t>informal settlements, we generally cooperate well with each other”, “When I come into contact with people from informal settlements, we almost always interact as equals”, and “When I come into contact with people from informal settlements, contact is almost always friendly”.</w:t>
      </w:r>
      <w:r w:rsidR="00A935A9">
        <w:rPr>
          <w:lang w:val="en-GB"/>
        </w:rPr>
        <w:t xml:space="preserve"> (</w:t>
      </w:r>
      <w:proofErr w:type="spellStart"/>
      <w:r w:rsidR="00A935A9">
        <w:rPr>
          <w:lang w:val="en-GB"/>
        </w:rPr>
        <w:t>Cronbach</w:t>
      </w:r>
      <w:proofErr w:type="spellEnd"/>
      <w:r w:rsidR="00A935A9" w:rsidRPr="00A935A9">
        <w:rPr>
          <w:lang w:val="en-GB"/>
        </w:rPr>
        <w:t xml:space="preserve"> alpha= .91</w:t>
      </w:r>
      <w:r w:rsidR="00A935A9">
        <w:rPr>
          <w:lang w:val="en-GB"/>
        </w:rPr>
        <w:t>).</w:t>
      </w:r>
    </w:p>
    <w:p w:rsidR="00A26D84" w:rsidRPr="00CB26B4" w:rsidRDefault="00A26D84" w:rsidP="00656BF9">
      <w:pPr>
        <w:pStyle w:val="NoSpacing"/>
        <w:spacing w:line="480" w:lineRule="auto"/>
        <w:rPr>
          <w:lang w:val="en-GB"/>
        </w:rPr>
      </w:pPr>
    </w:p>
    <w:p w:rsidR="002B328F" w:rsidRDefault="00B93FCB" w:rsidP="00656BF9">
      <w:pPr>
        <w:pStyle w:val="NoSpacing"/>
        <w:spacing w:line="480" w:lineRule="auto"/>
        <w:rPr>
          <w:lang w:val="en-GB"/>
        </w:rPr>
      </w:pPr>
      <w:proofErr w:type="gramStart"/>
      <w:r>
        <w:rPr>
          <w:i/>
          <w:lang w:val="en-GB"/>
        </w:rPr>
        <w:t>Closeness</w:t>
      </w:r>
      <w:r w:rsidR="00144CD3">
        <w:rPr>
          <w:lang w:val="en-GB"/>
        </w:rPr>
        <w:t>.</w:t>
      </w:r>
      <w:proofErr w:type="gramEnd"/>
      <w:r w:rsidR="00144CD3">
        <w:rPr>
          <w:lang w:val="en-GB"/>
        </w:rPr>
        <w:t xml:space="preserve"> </w:t>
      </w:r>
      <w:r w:rsidR="002B328F">
        <w:rPr>
          <w:lang w:val="en-GB"/>
        </w:rPr>
        <w:t xml:space="preserve">We created a composite measure of physical </w:t>
      </w:r>
      <w:r>
        <w:rPr>
          <w:lang w:val="en-GB"/>
        </w:rPr>
        <w:t>closeness</w:t>
      </w:r>
      <w:r w:rsidR="002B328F">
        <w:rPr>
          <w:lang w:val="en-GB"/>
        </w:rPr>
        <w:t xml:space="preserve"> </w:t>
      </w:r>
      <w:r>
        <w:rPr>
          <w:lang w:val="en-GB"/>
        </w:rPr>
        <w:t>to</w:t>
      </w:r>
      <w:r w:rsidR="002B328F">
        <w:rPr>
          <w:lang w:val="en-GB"/>
        </w:rPr>
        <w:t xml:space="preserve"> the nearest informal settlement, using the following indicators</w:t>
      </w:r>
      <w:ins w:id="22" w:author="00298204" w:date="2014-06-05T11:34:00Z">
        <w:r w:rsidR="00AA03C3">
          <w:rPr>
            <w:lang w:val="en-GB"/>
          </w:rPr>
          <w:t>,</w:t>
        </w:r>
      </w:ins>
      <w:r w:rsidR="002B328F">
        <w:rPr>
          <w:lang w:val="en-GB"/>
        </w:rPr>
        <w:t xml:space="preserve"> which were all highly inter</w:t>
      </w:r>
      <w:ins w:id="23" w:author="00298204" w:date="2014-06-05T11:35:00Z">
        <w:r w:rsidR="00AA03C3">
          <w:rPr>
            <w:lang w:val="en-GB"/>
          </w:rPr>
          <w:t>-</w:t>
        </w:r>
      </w:ins>
      <w:r w:rsidR="002B328F">
        <w:rPr>
          <w:lang w:val="en-GB"/>
        </w:rPr>
        <w:t xml:space="preserve">correlated: (1) </w:t>
      </w:r>
      <w:r w:rsidR="00D24F91">
        <w:rPr>
          <w:lang w:val="en-GB"/>
        </w:rPr>
        <w:t>Physical closeness</w:t>
      </w:r>
      <w:del w:id="24" w:author="00298204" w:date="2014-06-05T11:35:00Z">
        <w:r w:rsidR="00D24F91" w:rsidDel="00AA03C3">
          <w:rPr>
            <w:lang w:val="en-GB"/>
          </w:rPr>
          <w:delText>,</w:delText>
        </w:r>
      </w:del>
      <w:ins w:id="25" w:author="00298204" w:date="2014-06-05T11:35:00Z">
        <w:r w:rsidR="00AA03C3">
          <w:rPr>
            <w:lang w:val="en-GB"/>
          </w:rPr>
          <w:t xml:space="preserve"> (</w:t>
        </w:r>
      </w:ins>
      <w:del w:id="26" w:author="00298204" w:date="2014-06-05T11:35:00Z">
        <w:r w:rsidR="00D24F91" w:rsidDel="00AA03C3">
          <w:rPr>
            <w:lang w:val="en-GB"/>
          </w:rPr>
          <w:delText xml:space="preserve"> </w:delText>
        </w:r>
      </w:del>
      <w:r w:rsidR="00D24F91">
        <w:rPr>
          <w:lang w:val="en-GB"/>
        </w:rPr>
        <w:t xml:space="preserve">the inverse of the </w:t>
      </w:r>
      <w:ins w:id="27" w:author="00298204" w:date="2014-06-05T11:35:00Z">
        <w:r w:rsidR="00AA03C3">
          <w:rPr>
            <w:lang w:val="en-GB"/>
          </w:rPr>
          <w:t>‘</w:t>
        </w:r>
      </w:ins>
      <w:r w:rsidR="002B328F">
        <w:rPr>
          <w:lang w:val="en-GB"/>
        </w:rPr>
        <w:t>crow flies</w:t>
      </w:r>
      <w:ins w:id="28" w:author="00298204" w:date="2014-06-05T11:35:00Z">
        <w:r w:rsidR="00AA03C3">
          <w:rPr>
            <w:lang w:val="en-GB"/>
          </w:rPr>
          <w:t>’</w:t>
        </w:r>
      </w:ins>
      <w:r w:rsidR="002B328F">
        <w:rPr>
          <w:lang w:val="en-GB"/>
        </w:rPr>
        <w:t xml:space="preserve"> distance from </w:t>
      </w:r>
      <w:ins w:id="29" w:author="00298204" w:date="2014-06-05T11:35:00Z">
        <w:r w:rsidR="00AA03C3">
          <w:rPr>
            <w:lang w:val="en-GB"/>
          </w:rPr>
          <w:t xml:space="preserve">the </w:t>
        </w:r>
      </w:ins>
      <w:r w:rsidR="002B328F">
        <w:rPr>
          <w:lang w:val="en-GB"/>
        </w:rPr>
        <w:t xml:space="preserve">household to </w:t>
      </w:r>
      <w:ins w:id="30" w:author="00298204" w:date="2014-06-05T11:35:00Z">
        <w:r w:rsidR="00AA03C3">
          <w:rPr>
            <w:lang w:val="en-GB"/>
          </w:rPr>
          <w:t xml:space="preserve">the </w:t>
        </w:r>
      </w:ins>
      <w:r w:rsidR="002B328F">
        <w:rPr>
          <w:lang w:val="en-GB"/>
        </w:rPr>
        <w:t xml:space="preserve">nearest informal settlement, calculated using </w:t>
      </w:r>
      <w:commentRangeStart w:id="31"/>
      <w:r w:rsidR="002B328F">
        <w:rPr>
          <w:lang w:val="en-GB"/>
        </w:rPr>
        <w:t xml:space="preserve">Google </w:t>
      </w:r>
      <w:commentRangeEnd w:id="31"/>
      <w:r w:rsidR="00AA03C3">
        <w:rPr>
          <w:rStyle w:val="CommentReference"/>
          <w:rFonts w:ascii="Times" w:eastAsia="Times New Roman" w:hAnsi="Times" w:cs="Times"/>
          <w:lang w:val="en-GB" w:eastAsia="en-GB"/>
        </w:rPr>
        <w:commentReference w:id="31"/>
      </w:r>
      <w:r w:rsidR="002B328F">
        <w:rPr>
          <w:lang w:val="en-GB"/>
        </w:rPr>
        <w:t>maps</w:t>
      </w:r>
      <w:ins w:id="32" w:author="00298204" w:date="2014-06-05T11:35:00Z">
        <w:r w:rsidR="00AA03C3">
          <w:rPr>
            <w:lang w:val="en-GB"/>
          </w:rPr>
          <w:t>, with</w:t>
        </w:r>
      </w:ins>
      <w:r w:rsidR="00D24F91">
        <w:rPr>
          <w:lang w:val="en-GB"/>
        </w:rPr>
        <w:t xml:space="preserve"> </w:t>
      </w:r>
      <w:del w:id="33" w:author="00298204" w:date="2014-06-05T11:35:00Z">
        <w:r w:rsidR="00D24F91" w:rsidDel="00AA03C3">
          <w:rPr>
            <w:lang w:val="en-GB"/>
          </w:rPr>
          <w:delText>(</w:delText>
        </w:r>
      </w:del>
      <w:r w:rsidR="00D24F91">
        <w:rPr>
          <w:lang w:val="en-GB"/>
        </w:rPr>
        <w:t>range 0 to 1</w:t>
      </w:r>
      <w:del w:id="34" w:author="00298204" w:date="2014-06-05T11:35:00Z">
        <w:r w:rsidR="00D24F91" w:rsidDel="00AA03C3">
          <w:rPr>
            <w:lang w:val="en-GB"/>
          </w:rPr>
          <w:delText>)</w:delText>
        </w:r>
      </w:del>
      <w:ins w:id="35" w:author="00298204" w:date="2014-06-05T11:35:00Z">
        <w:r w:rsidR="00AA03C3">
          <w:rPr>
            <w:lang w:val="en-GB"/>
          </w:rPr>
          <w:t>)</w:t>
        </w:r>
      </w:ins>
      <w:r w:rsidR="002B328F">
        <w:rPr>
          <w:lang w:val="en-GB"/>
        </w:rPr>
        <w:t>; (2) self-reported perception of closeness to the neare</w:t>
      </w:r>
      <w:r w:rsidR="000A2D5F">
        <w:rPr>
          <w:lang w:val="en-GB"/>
        </w:rPr>
        <w:t>st informal settlement, measured</w:t>
      </w:r>
      <w:r w:rsidR="002B328F">
        <w:rPr>
          <w:lang w:val="en-GB"/>
        </w:rPr>
        <w:t xml:space="preserve"> on a 5-p</w:t>
      </w:r>
      <w:r w:rsidR="00D24F91">
        <w:rPr>
          <w:lang w:val="en-GB"/>
        </w:rPr>
        <w:t>i</w:t>
      </w:r>
      <w:r w:rsidR="002B328F">
        <w:rPr>
          <w:lang w:val="en-GB"/>
        </w:rPr>
        <w:t xml:space="preserve">ont scale ranging from ‘very close’ to ‘very far away’; and the visceral experience of closeness indicated by self-reported ability to (3) see, </w:t>
      </w:r>
      <w:r w:rsidR="00920744">
        <w:rPr>
          <w:lang w:val="en-GB"/>
        </w:rPr>
        <w:t xml:space="preserve"> (4) </w:t>
      </w:r>
      <w:r w:rsidR="002B328F">
        <w:rPr>
          <w:lang w:val="en-GB"/>
        </w:rPr>
        <w:t xml:space="preserve">hear, or </w:t>
      </w:r>
      <w:r w:rsidR="00920744">
        <w:rPr>
          <w:lang w:val="en-GB"/>
        </w:rPr>
        <w:t xml:space="preserve">(5) </w:t>
      </w:r>
      <w:commentRangeStart w:id="36"/>
      <w:r w:rsidR="002B328F">
        <w:rPr>
          <w:lang w:val="en-GB"/>
        </w:rPr>
        <w:t xml:space="preserve">smell </w:t>
      </w:r>
      <w:commentRangeEnd w:id="36"/>
      <w:r w:rsidR="004604B4">
        <w:rPr>
          <w:rStyle w:val="CommentReference"/>
          <w:rFonts w:ascii="Times" w:eastAsia="Times New Roman" w:hAnsi="Times" w:cs="Times"/>
          <w:lang w:val="en-GB" w:eastAsia="en-GB"/>
        </w:rPr>
        <w:commentReference w:id="36"/>
      </w:r>
      <w:r w:rsidR="002B328F">
        <w:rPr>
          <w:lang w:val="en-GB"/>
        </w:rPr>
        <w:t xml:space="preserve">an informal settlement </w:t>
      </w:r>
      <w:del w:id="37" w:author="00298204" w:date="2014-06-05T11:37:00Z">
        <w:r w:rsidR="002B328F" w:rsidDel="004604B4">
          <w:rPr>
            <w:lang w:val="en-GB"/>
          </w:rPr>
          <w:delText xml:space="preserve">form </w:delText>
        </w:r>
      </w:del>
      <w:ins w:id="38" w:author="00298204" w:date="2014-06-05T11:37:00Z">
        <w:r w:rsidR="004604B4">
          <w:rPr>
            <w:lang w:val="en-GB"/>
          </w:rPr>
          <w:t xml:space="preserve">from </w:t>
        </w:r>
      </w:ins>
      <w:r w:rsidR="002B328F">
        <w:rPr>
          <w:lang w:val="en-GB"/>
        </w:rPr>
        <w:t xml:space="preserve">their house or garden. </w:t>
      </w:r>
    </w:p>
    <w:p w:rsidR="001D6D46" w:rsidRDefault="001D6D46" w:rsidP="00656BF9">
      <w:pPr>
        <w:pStyle w:val="NoSpacing"/>
        <w:spacing w:line="480" w:lineRule="auto"/>
        <w:rPr>
          <w:lang w:val="en-GB"/>
        </w:rPr>
      </w:pPr>
    </w:p>
    <w:p w:rsidR="00144CD3" w:rsidRDefault="00144CD3" w:rsidP="00656BF9">
      <w:pPr>
        <w:pStyle w:val="NoSpacing"/>
        <w:spacing w:line="480" w:lineRule="auto"/>
        <w:rPr>
          <w:lang w:val="en-GB"/>
        </w:rPr>
      </w:pPr>
      <w:proofErr w:type="gramStart"/>
      <w:r w:rsidRPr="002C2E5D">
        <w:rPr>
          <w:i/>
          <w:lang w:val="en-GB"/>
        </w:rPr>
        <w:t>Prejudice</w:t>
      </w:r>
      <w:r>
        <w:rPr>
          <w:lang w:val="en-GB"/>
        </w:rPr>
        <w:t>.</w:t>
      </w:r>
      <w:proofErr w:type="gramEnd"/>
      <w:r>
        <w:rPr>
          <w:lang w:val="en-GB"/>
        </w:rPr>
        <w:t xml:space="preserve"> </w:t>
      </w:r>
      <w:r w:rsidR="00EE4A7F">
        <w:rPr>
          <w:lang w:val="en-GB"/>
        </w:rPr>
        <w:t>P</w:t>
      </w:r>
      <w:r w:rsidRPr="00215BC3">
        <w:rPr>
          <w:lang w:val="en-GB"/>
        </w:rPr>
        <w:t>rejudice towards people who live in informal settlements</w:t>
      </w:r>
      <w:r w:rsidR="00EE4A7F">
        <w:rPr>
          <w:lang w:val="en-GB"/>
        </w:rPr>
        <w:t xml:space="preserve"> was measured </w:t>
      </w:r>
      <w:r>
        <w:t>by means of a five-item semantic differential scale (</w:t>
      </w:r>
      <w:proofErr w:type="spellStart"/>
      <w:r>
        <w:t>Zanna</w:t>
      </w:r>
      <w:proofErr w:type="spellEnd"/>
      <w:r>
        <w:t xml:space="preserve">, 1994) on which respondents rated (on 10 point scales) how they felt about members of the </w:t>
      </w:r>
      <w:proofErr w:type="spellStart"/>
      <w:r>
        <w:t>outgroup</w:t>
      </w:r>
      <w:proofErr w:type="spellEnd"/>
      <w:r>
        <w:t>: (1) Negative – Positive, (2) Cold – Warm, (3) Hostile – Friendly, (4) Suspicious – Trusting, (5) Disrespect – Respect</w:t>
      </w:r>
      <w:del w:id="39" w:author="00298204" w:date="2014-06-05T11:39:00Z">
        <w:r w:rsidDel="004604B4">
          <w:delText>.</w:delText>
        </w:r>
      </w:del>
      <w:r>
        <w:t xml:space="preserve"> </w:t>
      </w:r>
      <w:r w:rsidR="00A935A9">
        <w:t>(</w:t>
      </w:r>
      <w:proofErr w:type="spellStart"/>
      <w:r w:rsidR="00A935A9">
        <w:t>Cronbach</w:t>
      </w:r>
      <w:ins w:id="40" w:author="00298204" w:date="2014-06-05T11:39:00Z">
        <w:r w:rsidR="004604B4">
          <w:t>’s</w:t>
        </w:r>
      </w:ins>
      <w:proofErr w:type="spellEnd"/>
      <w:r w:rsidR="00A935A9">
        <w:t xml:space="preserve"> </w:t>
      </w:r>
      <w:r w:rsidR="00EE4A7F" w:rsidRPr="00215BC3">
        <w:rPr>
          <w:lang w:val="en-GB"/>
        </w:rPr>
        <w:t>alpha =.71</w:t>
      </w:r>
      <w:r w:rsidR="00A935A9">
        <w:rPr>
          <w:lang w:val="en-GB"/>
        </w:rPr>
        <w:t>)</w:t>
      </w:r>
    </w:p>
    <w:p w:rsidR="00144CD3" w:rsidRDefault="00144CD3" w:rsidP="00656BF9">
      <w:pPr>
        <w:pStyle w:val="NoSpacing"/>
        <w:spacing w:line="480" w:lineRule="auto"/>
        <w:rPr>
          <w:lang w:val="en-GB"/>
        </w:rPr>
      </w:pPr>
    </w:p>
    <w:p w:rsidR="00144CD3" w:rsidRDefault="00A545F6" w:rsidP="00656BF9">
      <w:pPr>
        <w:pStyle w:val="NoSpacing"/>
        <w:spacing w:line="480" w:lineRule="auto"/>
        <w:rPr>
          <w:lang w:val="en-GB"/>
        </w:rPr>
      </w:pPr>
      <w:proofErr w:type="gramStart"/>
      <w:r w:rsidRPr="002C2E5D">
        <w:rPr>
          <w:i/>
          <w:lang w:val="en-GB"/>
        </w:rPr>
        <w:t>Threat</w:t>
      </w:r>
      <w:r>
        <w:rPr>
          <w:lang w:val="en-GB"/>
        </w:rPr>
        <w:t>.</w:t>
      </w:r>
      <w:proofErr w:type="gramEnd"/>
      <w:r w:rsidR="00144CD3">
        <w:rPr>
          <w:lang w:val="en-GB"/>
        </w:rPr>
        <w:t xml:space="preserve"> We operationalised threat in </w:t>
      </w:r>
      <w:r w:rsidR="00215BC3" w:rsidRPr="00215BC3">
        <w:rPr>
          <w:lang w:val="en-GB"/>
        </w:rPr>
        <w:t xml:space="preserve">physical </w:t>
      </w:r>
      <w:r w:rsidR="00144CD3">
        <w:rPr>
          <w:lang w:val="en-GB"/>
        </w:rPr>
        <w:t xml:space="preserve">terms, using a 3-item scale adapted from </w:t>
      </w:r>
      <w:r w:rsidR="00144CD3" w:rsidRPr="00215BC3">
        <w:rPr>
          <w:lang w:val="en-GB"/>
        </w:rPr>
        <w:t>Schmidt et al (1998)</w:t>
      </w:r>
      <w:r w:rsidR="00A935A9">
        <w:rPr>
          <w:lang w:val="en-GB"/>
        </w:rPr>
        <w:t>:</w:t>
      </w:r>
      <w:r w:rsidR="00144CD3">
        <w:rPr>
          <w:lang w:val="en-GB"/>
        </w:rPr>
        <w:t xml:space="preserve"> (1)</w:t>
      </w:r>
      <w:r w:rsidR="00215BC3">
        <w:rPr>
          <w:lang w:val="en-GB"/>
        </w:rPr>
        <w:t xml:space="preserve"> </w:t>
      </w:r>
      <w:r w:rsidR="00FB130E" w:rsidRPr="00FB130E">
        <w:rPr>
          <w:lang w:val="en-GB"/>
        </w:rPr>
        <w:t>I worry about crime committed by informal settlement residents</w:t>
      </w:r>
      <w:r w:rsidR="00144CD3">
        <w:rPr>
          <w:lang w:val="en-GB"/>
        </w:rPr>
        <w:t xml:space="preserve">; (2) </w:t>
      </w:r>
      <w:r w:rsidR="00FB130E" w:rsidRPr="00FB130E">
        <w:rPr>
          <w:lang w:val="en-GB"/>
        </w:rPr>
        <w:t>I worry about being physically attacked by informal settlement residents</w:t>
      </w:r>
      <w:r w:rsidR="00144CD3">
        <w:rPr>
          <w:lang w:val="en-GB"/>
        </w:rPr>
        <w:t xml:space="preserve">; (3) </w:t>
      </w:r>
      <w:r w:rsidR="00FB130E" w:rsidRPr="00FB130E">
        <w:rPr>
          <w:lang w:val="en-GB"/>
        </w:rPr>
        <w:t>I worry about my personal property being damaged by informal settlement residents</w:t>
      </w:r>
      <w:r w:rsidR="00144CD3">
        <w:rPr>
          <w:lang w:val="en-GB"/>
        </w:rPr>
        <w:t>. The scale was reliable (</w:t>
      </w:r>
      <w:proofErr w:type="spellStart"/>
      <w:r w:rsidR="00144CD3" w:rsidRPr="00215BC3">
        <w:rPr>
          <w:lang w:val="en-GB"/>
        </w:rPr>
        <w:t>Cronbach’s</w:t>
      </w:r>
      <w:proofErr w:type="spellEnd"/>
      <w:r w:rsidR="00144CD3" w:rsidRPr="00215BC3">
        <w:rPr>
          <w:lang w:val="en-GB"/>
        </w:rPr>
        <w:t xml:space="preserve"> alpha = .88</w:t>
      </w:r>
      <w:r w:rsidR="00144CD3">
        <w:rPr>
          <w:lang w:val="en-GB"/>
        </w:rPr>
        <w:t>).</w:t>
      </w:r>
    </w:p>
    <w:p w:rsidR="00144CD3" w:rsidRDefault="00144CD3" w:rsidP="00656BF9">
      <w:pPr>
        <w:pStyle w:val="NoSpacing"/>
        <w:spacing w:line="480" w:lineRule="auto"/>
        <w:rPr>
          <w:lang w:val="en-GB"/>
        </w:rPr>
      </w:pPr>
    </w:p>
    <w:p w:rsidR="00D84D94" w:rsidRPr="00D84D94" w:rsidRDefault="00A545F6" w:rsidP="00656BF9">
      <w:pPr>
        <w:pStyle w:val="NoSpacing"/>
        <w:spacing w:line="480" w:lineRule="auto"/>
        <w:rPr>
          <w:lang w:val="en-GB"/>
        </w:rPr>
      </w:pPr>
      <w:proofErr w:type="gramStart"/>
      <w:r w:rsidRPr="002C2E5D">
        <w:rPr>
          <w:i/>
          <w:lang w:val="en-GB"/>
        </w:rPr>
        <w:t>Empathy</w:t>
      </w:r>
      <w:r>
        <w:rPr>
          <w:lang w:val="en-GB"/>
        </w:rPr>
        <w:t>.</w:t>
      </w:r>
      <w:proofErr w:type="gramEnd"/>
      <w:r w:rsidR="00A935A9">
        <w:rPr>
          <w:lang w:val="en-GB"/>
        </w:rPr>
        <w:t xml:space="preserve"> We used </w:t>
      </w:r>
      <w:r w:rsidR="00A935A9" w:rsidRPr="00A935A9">
        <w:rPr>
          <w:lang w:val="en-GB"/>
        </w:rPr>
        <w:t>Wang et al</w:t>
      </w:r>
      <w:r w:rsidR="00A935A9">
        <w:rPr>
          <w:lang w:val="en-GB"/>
        </w:rPr>
        <w:t>.</w:t>
      </w:r>
      <w:r w:rsidR="00A935A9" w:rsidRPr="00A935A9">
        <w:rPr>
          <w:lang w:val="en-GB"/>
        </w:rPr>
        <w:t>’s (2003)</w:t>
      </w:r>
      <w:r w:rsidR="00A935A9">
        <w:rPr>
          <w:lang w:val="en-GB"/>
        </w:rPr>
        <w:t xml:space="preserve"> four-item empathic awareness scale: (1) </w:t>
      </w:r>
      <w:r w:rsidR="00D84D94" w:rsidRPr="00D84D94">
        <w:rPr>
          <w:lang w:val="en-GB"/>
        </w:rPr>
        <w:t>I am aware of how society differentially treats people who live in informal settlements</w:t>
      </w:r>
      <w:r w:rsidR="00A935A9">
        <w:rPr>
          <w:lang w:val="en-GB"/>
        </w:rPr>
        <w:t xml:space="preserve">; (2) </w:t>
      </w:r>
      <w:r w:rsidR="00D84D94" w:rsidRPr="00D84D94">
        <w:rPr>
          <w:lang w:val="en-GB"/>
        </w:rPr>
        <w:t>I recognize that the media often portrays residents of informal settlements negatively</w:t>
      </w:r>
      <w:r w:rsidR="00A935A9">
        <w:rPr>
          <w:lang w:val="en-GB"/>
        </w:rPr>
        <w:t xml:space="preserve">, (3) </w:t>
      </w:r>
      <w:r w:rsidR="00D84D94" w:rsidRPr="00D84D94">
        <w:rPr>
          <w:lang w:val="en-GB"/>
        </w:rPr>
        <w:t xml:space="preserve">I can see how people who live in </w:t>
      </w:r>
      <w:r w:rsidR="00D84D94" w:rsidRPr="00D84D94">
        <w:rPr>
          <w:lang w:val="en-GB"/>
        </w:rPr>
        <w:lastRenderedPageBreak/>
        <w:t>informal settlements are systemat</w:t>
      </w:r>
      <w:r w:rsidR="00A935A9">
        <w:rPr>
          <w:lang w:val="en-GB"/>
        </w:rPr>
        <w:t xml:space="preserve">ically oppressed in our society; (4) </w:t>
      </w:r>
      <w:r w:rsidR="00D84D94" w:rsidRPr="00D84D94">
        <w:rPr>
          <w:lang w:val="en-GB"/>
        </w:rPr>
        <w:t>I am aware of institutional barriers (e.g., restricted access to jobs and healthcare) that</w:t>
      </w:r>
      <w:r w:rsidR="00D84D94">
        <w:rPr>
          <w:lang w:val="en-GB"/>
        </w:rPr>
        <w:t xml:space="preserve"> </w:t>
      </w:r>
      <w:r w:rsidR="00D84D94" w:rsidRPr="00D84D94">
        <w:rPr>
          <w:lang w:val="en-GB"/>
        </w:rPr>
        <w:t xml:space="preserve">discriminate against people who live in informal </w:t>
      </w:r>
      <w:commentRangeStart w:id="41"/>
      <w:r w:rsidR="00D84D94" w:rsidRPr="00D84D94">
        <w:rPr>
          <w:lang w:val="en-GB"/>
        </w:rPr>
        <w:t>settlements</w:t>
      </w:r>
      <w:commentRangeEnd w:id="41"/>
      <w:r w:rsidR="004604B4">
        <w:rPr>
          <w:rStyle w:val="CommentReference"/>
          <w:rFonts w:ascii="Times" w:eastAsia="Times New Roman" w:hAnsi="Times" w:cs="Times"/>
          <w:lang w:val="en-GB" w:eastAsia="en-GB"/>
        </w:rPr>
        <w:commentReference w:id="41"/>
      </w:r>
      <w:r w:rsidR="00D84D94" w:rsidRPr="00D84D94">
        <w:rPr>
          <w:lang w:val="en-GB"/>
        </w:rPr>
        <w:t>.</w:t>
      </w:r>
    </w:p>
    <w:p w:rsidR="00D84D94" w:rsidRDefault="00D84D94" w:rsidP="00656BF9">
      <w:pPr>
        <w:pStyle w:val="NoSpacing"/>
        <w:spacing w:line="480" w:lineRule="auto"/>
        <w:rPr>
          <w:lang w:val="en-GB"/>
        </w:rPr>
      </w:pPr>
    </w:p>
    <w:p w:rsidR="00A545F6" w:rsidRDefault="00A545F6" w:rsidP="00656BF9">
      <w:pPr>
        <w:pStyle w:val="NoSpacing"/>
        <w:spacing w:line="480" w:lineRule="auto"/>
        <w:rPr>
          <w:lang w:val="en-GB"/>
        </w:rPr>
      </w:pPr>
      <w:proofErr w:type="gramStart"/>
      <w:r w:rsidRPr="002C2E5D">
        <w:rPr>
          <w:i/>
          <w:lang w:val="en-GB"/>
        </w:rPr>
        <w:t>Negative emotions</w:t>
      </w:r>
      <w:r w:rsidR="002C2E5D">
        <w:rPr>
          <w:lang w:val="en-GB"/>
        </w:rPr>
        <w:t>.</w:t>
      </w:r>
      <w:proofErr w:type="gramEnd"/>
      <w:r w:rsidR="00A935A9">
        <w:rPr>
          <w:lang w:val="en-GB"/>
        </w:rPr>
        <w:t xml:space="preserve"> We measured</w:t>
      </w:r>
      <w:r w:rsidR="006C7B50">
        <w:rPr>
          <w:lang w:val="en-GB"/>
        </w:rPr>
        <w:t xml:space="preserve"> 8 negative emotions (angry, irritated, worried, afraid, hopeless, desperate, disgusted, repulsed), asking participants to report how much they felt each emotion – using a 5</w:t>
      </w:r>
      <w:r w:rsidR="00D362EE">
        <w:rPr>
          <w:lang w:val="en-GB"/>
        </w:rPr>
        <w:t xml:space="preserve"> </w:t>
      </w:r>
      <w:r w:rsidR="006C7B50">
        <w:rPr>
          <w:lang w:val="en-GB"/>
        </w:rPr>
        <w:t xml:space="preserve">point scale ranging from ‘not at all’ to ‘extremely’ – when they thought about informal settlements </w:t>
      </w:r>
      <w:del w:id="42" w:author="00298204" w:date="2014-06-05T11:40:00Z">
        <w:r w:rsidR="006C7B50" w:rsidDel="004604B4">
          <w:rPr>
            <w:lang w:val="en-GB"/>
          </w:rPr>
          <w:delText xml:space="preserve">growing </w:delText>
        </w:r>
      </w:del>
      <w:ins w:id="43" w:author="00298204" w:date="2014-06-05T11:40:00Z">
        <w:r w:rsidR="004604B4">
          <w:rPr>
            <w:lang w:val="en-GB"/>
          </w:rPr>
          <w:t xml:space="preserve">getting larger in size </w:t>
        </w:r>
      </w:ins>
      <w:r w:rsidR="006C7B50">
        <w:rPr>
          <w:lang w:val="en-GB"/>
        </w:rPr>
        <w:t xml:space="preserve">in </w:t>
      </w:r>
      <w:proofErr w:type="spellStart"/>
      <w:r w:rsidR="006C7B50">
        <w:rPr>
          <w:lang w:val="en-GB"/>
        </w:rPr>
        <w:t>Northdale</w:t>
      </w:r>
      <w:proofErr w:type="spellEnd"/>
      <w:r w:rsidR="006C7B50">
        <w:rPr>
          <w:lang w:val="en-GB"/>
        </w:rPr>
        <w:t>. (</w:t>
      </w:r>
      <w:proofErr w:type="spellStart"/>
      <w:r w:rsidR="006C7B50">
        <w:rPr>
          <w:lang w:val="en-GB"/>
        </w:rPr>
        <w:t>Cronbach’s</w:t>
      </w:r>
      <w:proofErr w:type="spellEnd"/>
      <w:r w:rsidR="006C7B50">
        <w:rPr>
          <w:lang w:val="en-GB"/>
        </w:rPr>
        <w:t xml:space="preserve"> alpha = .9</w:t>
      </w:r>
      <w:r w:rsidR="006C7B50" w:rsidRPr="00215BC3">
        <w:rPr>
          <w:lang w:val="en-GB"/>
        </w:rPr>
        <w:t>8</w:t>
      </w:r>
      <w:r w:rsidR="006C7B50">
        <w:rPr>
          <w:lang w:val="en-GB"/>
        </w:rPr>
        <w:t>).</w:t>
      </w:r>
    </w:p>
    <w:p w:rsidR="00A26D84" w:rsidRDefault="00A26D84" w:rsidP="00656BF9">
      <w:pPr>
        <w:pStyle w:val="NoSpacing"/>
        <w:spacing w:line="480" w:lineRule="auto"/>
      </w:pPr>
    </w:p>
    <w:p w:rsidR="00A41D79" w:rsidRPr="00A41D79" w:rsidRDefault="00A41D79" w:rsidP="00656BF9">
      <w:pPr>
        <w:pStyle w:val="NoSpacing"/>
        <w:spacing w:line="480" w:lineRule="auto"/>
        <w:rPr>
          <w:b/>
        </w:rPr>
      </w:pPr>
      <w:r w:rsidRPr="00A41D79">
        <w:rPr>
          <w:b/>
        </w:rPr>
        <w:t>Results</w:t>
      </w:r>
    </w:p>
    <w:p w:rsidR="00D41896" w:rsidRDefault="00D41896" w:rsidP="00656BF9">
      <w:pPr>
        <w:pStyle w:val="NoSpacing"/>
        <w:spacing w:line="480" w:lineRule="auto"/>
      </w:pPr>
    </w:p>
    <w:p w:rsidR="00B00F50" w:rsidRDefault="00B00F50" w:rsidP="00656BF9">
      <w:pPr>
        <w:pStyle w:val="NoSpacing"/>
        <w:spacing w:line="480" w:lineRule="auto"/>
      </w:pPr>
      <w:r>
        <w:t xml:space="preserve">The descriptive statistics </w:t>
      </w:r>
      <w:r w:rsidR="003F66D4">
        <w:t>reported in Table 1 show that the sample experienced high levels of threat</w:t>
      </w:r>
      <w:r w:rsidR="00670E09">
        <w:t>.</w:t>
      </w:r>
      <w:r w:rsidR="003F66D4">
        <w:t xml:space="preserve"> </w:t>
      </w:r>
      <w:r w:rsidR="00670E09">
        <w:t xml:space="preserve">In contrast </w:t>
      </w:r>
      <w:ins w:id="44" w:author="00298204" w:date="2014-06-05T11:41:00Z">
        <w:r w:rsidR="004604B4">
          <w:t xml:space="preserve">to </w:t>
        </w:r>
      </w:ins>
      <w:r w:rsidR="00670E09">
        <w:t xml:space="preserve">the other </w:t>
      </w:r>
      <w:ins w:id="45" w:author="00298204" w:date="2014-06-05T11:41:00Z">
        <w:r w:rsidR="004604B4">
          <w:t xml:space="preserve">measured </w:t>
        </w:r>
      </w:ins>
      <w:r w:rsidR="00670E09">
        <w:t>variables</w:t>
      </w:r>
      <w:ins w:id="46" w:author="00298204" w:date="2014-06-05T11:41:00Z">
        <w:r w:rsidR="004604B4">
          <w:t>,</w:t>
        </w:r>
      </w:ins>
      <w:r w:rsidR="00670E09">
        <w:t xml:space="preserve"> which were </w:t>
      </w:r>
      <w:ins w:id="47" w:author="00298204" w:date="2014-06-05T11:41:00Z">
        <w:r w:rsidR="004604B4">
          <w:t xml:space="preserve">approximately </w:t>
        </w:r>
      </w:ins>
      <w:r w:rsidR="00670E09">
        <w:t xml:space="preserve">normally distributed, </w:t>
      </w:r>
      <w:r w:rsidR="003F66D4">
        <w:t>Threat</w:t>
      </w:r>
      <w:r w:rsidR="00670E09">
        <w:t xml:space="preserve"> was </w:t>
      </w:r>
      <w:r w:rsidR="003F66D4">
        <w:t>negatively skewed</w:t>
      </w:r>
      <w:ins w:id="48" w:author="00298204" w:date="2014-06-05T11:41:00Z">
        <w:r w:rsidR="004604B4">
          <w:t>. However, the skew was not severe (</w:t>
        </w:r>
      </w:ins>
      <w:del w:id="49" w:author="00298204" w:date="2014-06-05T11:41:00Z">
        <w:r w:rsidR="00670E09" w:rsidDel="004604B4">
          <w:delText xml:space="preserve"> </w:delText>
        </w:r>
        <w:r w:rsidR="003F66D4" w:rsidDel="004604B4">
          <w:delText xml:space="preserve">but </w:delText>
        </w:r>
        <w:r w:rsidR="00670E09" w:rsidDel="004604B4">
          <w:delText xml:space="preserve">all </w:delText>
        </w:r>
      </w:del>
      <w:ins w:id="50" w:author="00298204" w:date="2014-06-05T11:41:00Z">
        <w:r w:rsidR="004604B4">
          <w:t xml:space="preserve">indeed, </w:t>
        </w:r>
      </w:ins>
      <w:ins w:id="51" w:author="00298204" w:date="2014-06-05T11:42:00Z">
        <w:r w:rsidR="004604B4">
          <w:t xml:space="preserve">the </w:t>
        </w:r>
      </w:ins>
      <w:proofErr w:type="spellStart"/>
      <w:r w:rsidR="00670E09">
        <w:t>skewness</w:t>
      </w:r>
      <w:proofErr w:type="spellEnd"/>
      <w:r w:rsidR="00670E09">
        <w:t xml:space="preserve"> statistic</w:t>
      </w:r>
      <w:del w:id="52" w:author="00298204" w:date="2014-06-05T11:42:00Z">
        <w:r w:rsidR="00670E09" w:rsidDel="004604B4">
          <w:delText>s</w:delText>
        </w:r>
      </w:del>
      <w:r w:rsidR="00670E09">
        <w:t xml:space="preserve"> </w:t>
      </w:r>
      <w:ins w:id="53" w:author="00298204" w:date="2014-06-05T11:41:00Z">
        <w:r w:rsidR="004604B4">
          <w:t xml:space="preserve">for </w:t>
        </w:r>
      </w:ins>
      <w:ins w:id="54" w:author="00298204" w:date="2014-06-05T11:42:00Z">
        <w:r w:rsidR="004604B4">
          <w:t xml:space="preserve">all </w:t>
        </w:r>
      </w:ins>
      <w:ins w:id="55" w:author="00298204" w:date="2014-06-05T11:41:00Z">
        <w:r w:rsidR="004604B4">
          <w:t xml:space="preserve">measured variables </w:t>
        </w:r>
      </w:ins>
      <w:del w:id="56" w:author="00298204" w:date="2014-06-05T11:42:00Z">
        <w:r w:rsidR="00670E09" w:rsidDel="004604B4">
          <w:delText>were</w:delText>
        </w:r>
        <w:r w:rsidR="00252144" w:rsidDel="004604B4">
          <w:delText xml:space="preserve"> </w:delText>
        </w:r>
      </w:del>
      <w:ins w:id="57" w:author="00298204" w:date="2014-06-05T11:42:00Z">
        <w:r w:rsidR="004604B4">
          <w:t xml:space="preserve">was </w:t>
        </w:r>
      </w:ins>
      <w:r w:rsidR="00252144">
        <w:t>&lt;</w:t>
      </w:r>
      <w:r w:rsidR="003F66D4">
        <w:t>|1|</w:t>
      </w:r>
      <w:del w:id="58" w:author="00298204" w:date="2014-06-05T11:42:00Z">
        <w:r w:rsidR="003F66D4" w:rsidDel="004604B4">
          <w:delText>.</w:delText>
        </w:r>
      </w:del>
      <w:ins w:id="59" w:author="00298204" w:date="2014-06-05T11:42:00Z">
        <w:r w:rsidR="004604B4">
          <w:t>)</w:t>
        </w:r>
      </w:ins>
      <w:r w:rsidR="003F66D4">
        <w:t xml:space="preserve"> </w:t>
      </w:r>
    </w:p>
    <w:p w:rsidR="00177F09" w:rsidRDefault="00177F09" w:rsidP="00656BF9">
      <w:pPr>
        <w:pStyle w:val="NoSpacing"/>
        <w:spacing w:line="480" w:lineRule="auto"/>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177F09" w:rsidTr="00177F09">
        <w:trPr>
          <w:jc w:val="center"/>
        </w:trPr>
        <w:tc>
          <w:tcPr>
            <w:tcW w:w="2808" w:type="dxa"/>
          </w:tcPr>
          <w:p w:rsidR="00177F09" w:rsidRDefault="00177F09" w:rsidP="00656BF9">
            <w:pPr>
              <w:pStyle w:val="NoSpacing"/>
              <w:spacing w:line="480" w:lineRule="auto"/>
              <w:jc w:val="center"/>
            </w:pPr>
            <w:r>
              <w:t>Insert Table 1 about here</w:t>
            </w:r>
          </w:p>
        </w:tc>
      </w:tr>
    </w:tbl>
    <w:p w:rsidR="00177F09" w:rsidRDefault="00177F09" w:rsidP="00656BF9">
      <w:pPr>
        <w:pStyle w:val="NoSpacing"/>
        <w:spacing w:line="480" w:lineRule="auto"/>
      </w:pPr>
    </w:p>
    <w:p w:rsidR="00D439BD" w:rsidRDefault="00225D0F" w:rsidP="00656BF9">
      <w:pPr>
        <w:pStyle w:val="NoSpacing"/>
        <w:spacing w:line="480" w:lineRule="auto"/>
      </w:pPr>
      <w:r>
        <w:t>We</w:t>
      </w:r>
      <w:r w:rsidR="00A8282A">
        <w:t xml:space="preserve"> created a composite measure of closeness by </w:t>
      </w:r>
      <w:r>
        <w:t xml:space="preserve">computing the </w:t>
      </w:r>
      <w:r w:rsidR="002A5236">
        <w:t xml:space="preserve">first principal component </w:t>
      </w:r>
      <w:r>
        <w:t xml:space="preserve">of physical closeness, subjective closeness </w:t>
      </w:r>
      <w:r w:rsidR="00252144">
        <w:t>and the three</w:t>
      </w:r>
      <w:r>
        <w:t xml:space="preserve"> visceral closeness</w:t>
      </w:r>
      <w:r w:rsidR="00252144">
        <w:t xml:space="preserve"> measures</w:t>
      </w:r>
      <w:r>
        <w:t xml:space="preserve">. </w:t>
      </w:r>
      <w:r w:rsidR="00510D36">
        <w:t>The factor loadings were all greater than .72, and t</w:t>
      </w:r>
      <w:r>
        <w:t>his singl</w:t>
      </w:r>
      <w:r w:rsidR="00252144">
        <w:t>e dimension accounted for 61</w:t>
      </w:r>
      <w:r>
        <w:t xml:space="preserve">% of the variance of the </w:t>
      </w:r>
      <w:r w:rsidR="00252144">
        <w:t>five</w:t>
      </w:r>
      <w:r>
        <w:t xml:space="preserve"> indicators.</w:t>
      </w:r>
      <w:r w:rsidR="005528C7">
        <w:t xml:space="preserve"> Closeness represented a form of contact associated with living</w:t>
      </w:r>
      <w:r w:rsidR="00CB3807">
        <w:t xml:space="preserve"> on the frontier between groups, where</w:t>
      </w:r>
      <w:r w:rsidR="005528C7">
        <w:t xml:space="preserve"> contact not only took the form of physical closeness and associated perceptions of </w:t>
      </w:r>
      <w:r w:rsidR="00154F46">
        <w:t xml:space="preserve">closeness; it was also associated with an ability to see, hear and smell one’s neighbours. </w:t>
      </w:r>
    </w:p>
    <w:p w:rsidR="00D439BD" w:rsidRDefault="00D439BD" w:rsidP="00656BF9">
      <w:pPr>
        <w:pStyle w:val="NoSpacing"/>
        <w:spacing w:line="480" w:lineRule="auto"/>
      </w:pPr>
    </w:p>
    <w:p w:rsidR="00D362EE" w:rsidRDefault="00154F46" w:rsidP="00656BF9">
      <w:pPr>
        <w:pStyle w:val="NoSpacing"/>
        <w:spacing w:line="480" w:lineRule="auto"/>
      </w:pPr>
      <w:r>
        <w:lastRenderedPageBreak/>
        <w:t>Not surprisingly, t</w:t>
      </w:r>
      <w:r w:rsidR="00225D0F">
        <w:t>he closer participants lived to an informal settlement, the more threat they experienced (</w:t>
      </w:r>
      <w:commentRangeStart w:id="60"/>
      <w:r w:rsidR="00225D0F">
        <w:t>r=.2</w:t>
      </w:r>
      <w:r w:rsidR="00252144">
        <w:t>9</w:t>
      </w:r>
      <w:commentRangeEnd w:id="60"/>
      <w:r w:rsidR="004301C5">
        <w:rPr>
          <w:rStyle w:val="CommentReference"/>
          <w:rFonts w:ascii="Times" w:eastAsia="Times New Roman" w:hAnsi="Times" w:cs="Times"/>
          <w:lang w:val="en-GB" w:eastAsia="en-GB"/>
        </w:rPr>
        <w:commentReference w:id="60"/>
      </w:r>
      <w:r w:rsidR="00225D0F">
        <w:t xml:space="preserve">). The relationship is well illustrated graphically in Figure 1, which shows the geographic distribution of threat in </w:t>
      </w:r>
      <w:proofErr w:type="spellStart"/>
      <w:r w:rsidR="00225D0F">
        <w:t>Northdale</w:t>
      </w:r>
      <w:proofErr w:type="spellEnd"/>
      <w:r w:rsidR="00225D0F">
        <w:t>.</w:t>
      </w:r>
      <w:r w:rsidR="0054241D">
        <w:rPr>
          <w:rStyle w:val="EndnoteReference"/>
        </w:rPr>
        <w:endnoteReference w:id="1"/>
      </w:r>
      <w:r w:rsidR="00225D0F">
        <w:t xml:space="preserve"> </w:t>
      </w:r>
      <w:commentRangeStart w:id="61"/>
      <w:r w:rsidR="00225D0F">
        <w:t xml:space="preserve">The map </w:t>
      </w:r>
      <w:r w:rsidR="002B4811">
        <w:t>exposes the frontier, showing</w:t>
      </w:r>
      <w:r w:rsidR="00225D0F">
        <w:t xml:space="preserve"> that pockets of threat exist in areas</w:t>
      </w:r>
      <w:r w:rsidR="00067E0C">
        <w:t xml:space="preserve"> in</w:t>
      </w:r>
      <w:r w:rsidR="00CB3807">
        <w:t xml:space="preserve"> the</w:t>
      </w:r>
      <w:r w:rsidR="00225D0F">
        <w:t xml:space="preserve"> immediate proximity </w:t>
      </w:r>
      <w:r w:rsidR="00067E0C">
        <w:t xml:space="preserve">to </w:t>
      </w:r>
      <w:r w:rsidR="00225D0F">
        <w:t>or in eyeshot of the informal settlement</w:t>
      </w:r>
      <w:r w:rsidR="002B4811">
        <w:t>s</w:t>
      </w:r>
      <w:r w:rsidR="00225D0F">
        <w:t>. It also show</w:t>
      </w:r>
      <w:r w:rsidR="00B00F50">
        <w:t xml:space="preserve">s how the physical geography of </w:t>
      </w:r>
      <w:proofErr w:type="spellStart"/>
      <w:r w:rsidR="00B00F50">
        <w:t>Northdale</w:t>
      </w:r>
      <w:proofErr w:type="spellEnd"/>
      <w:r w:rsidR="00B00F50">
        <w:t xml:space="preserve"> affects</w:t>
      </w:r>
      <w:r w:rsidR="00067E0C">
        <w:t xml:space="preserve"> the experience of threat</w:t>
      </w:r>
      <w:commentRangeEnd w:id="61"/>
      <w:r w:rsidR="008C4950">
        <w:rPr>
          <w:rStyle w:val="CommentReference"/>
          <w:rFonts w:ascii="Times" w:eastAsia="Times New Roman" w:hAnsi="Times" w:cs="Times"/>
          <w:lang w:val="en-GB" w:eastAsia="en-GB"/>
        </w:rPr>
        <w:commentReference w:id="61"/>
      </w:r>
      <w:r w:rsidR="00067E0C">
        <w:t xml:space="preserve">. Most notably, </w:t>
      </w:r>
      <w:r w:rsidR="00FB5237">
        <w:t xml:space="preserve">the lowest levels of threat are experienced by residents living in </w:t>
      </w:r>
      <w:r w:rsidR="00067E0C">
        <w:t>the region</w:t>
      </w:r>
      <w:r w:rsidR="002B4811">
        <w:t>s</w:t>
      </w:r>
      <w:r w:rsidR="00067E0C">
        <w:t xml:space="preserve"> </w:t>
      </w:r>
      <w:r w:rsidR="00FB5237">
        <w:t xml:space="preserve">geographically </w:t>
      </w:r>
      <w:r w:rsidR="00870287">
        <w:t>separated</w:t>
      </w:r>
      <w:r w:rsidR="00FB5237">
        <w:t xml:space="preserve"> from the informal settlements</w:t>
      </w:r>
      <w:r w:rsidR="002B4811">
        <w:t xml:space="preserve"> by streams</w:t>
      </w:r>
      <w:r w:rsidR="00FB5237">
        <w:t>.</w:t>
      </w:r>
    </w:p>
    <w:p w:rsidR="00177F09" w:rsidRDefault="00177F09" w:rsidP="00656BF9">
      <w:pPr>
        <w:pStyle w:val="NoSpacing"/>
        <w:spacing w:line="480" w:lineRule="auto"/>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177F09" w:rsidTr="00711D7E">
        <w:trPr>
          <w:jc w:val="center"/>
        </w:trPr>
        <w:tc>
          <w:tcPr>
            <w:tcW w:w="2808" w:type="dxa"/>
          </w:tcPr>
          <w:p w:rsidR="00177F09" w:rsidRDefault="00177F09" w:rsidP="00656BF9">
            <w:pPr>
              <w:pStyle w:val="NoSpacing"/>
              <w:spacing w:line="480" w:lineRule="auto"/>
              <w:jc w:val="center"/>
            </w:pPr>
            <w:r>
              <w:t>Insert Figure 1 about here</w:t>
            </w:r>
          </w:p>
        </w:tc>
      </w:tr>
    </w:tbl>
    <w:p w:rsidR="00177F09" w:rsidRDefault="00177F09" w:rsidP="00656BF9">
      <w:pPr>
        <w:pStyle w:val="NoSpacing"/>
        <w:spacing w:line="480" w:lineRule="auto"/>
      </w:pPr>
    </w:p>
    <w:p w:rsidR="00D41896" w:rsidRDefault="002A5236" w:rsidP="00656BF9">
      <w:pPr>
        <w:pStyle w:val="NoSpacing"/>
        <w:spacing w:line="480" w:lineRule="auto"/>
      </w:pPr>
      <w:r>
        <w:t>We modelled the way closeness affected prejudice through the mediators of threat, empathy and negative emotions</w:t>
      </w:r>
      <w:ins w:id="62" w:author="00298204" w:date="2014-06-05T11:45:00Z">
        <w:r w:rsidR="008C4950">
          <w:t xml:space="preserve">, with Structural Equation Models. </w:t>
        </w:r>
      </w:ins>
      <w:del w:id="63" w:author="00298204" w:date="2014-06-05T11:45:00Z">
        <w:r w:rsidDel="008C4950">
          <w:delText>.</w:delText>
        </w:r>
      </w:del>
      <w:r>
        <w:t xml:space="preserve"> We first estimated the saturated model by specifying all paths between standardized measures of closeness, the mediators and the outcomes. We then removed all paths </w:t>
      </w:r>
      <w:r w:rsidR="009A12B6">
        <w:t>with p-values &gt;.05</w:t>
      </w:r>
      <w:r>
        <w:t xml:space="preserve">. </w:t>
      </w:r>
      <w:r w:rsidR="00510D36">
        <w:t xml:space="preserve">Closeness was not directly </w:t>
      </w:r>
      <w:r w:rsidR="005A3D9B">
        <w:t>related with prejudice (r</w:t>
      </w:r>
      <w:ins w:id="64" w:author="00298204" w:date="2014-06-05T11:45:00Z">
        <w:r w:rsidR="008C4950">
          <w:t xml:space="preserve"> </w:t>
        </w:r>
      </w:ins>
      <w:r w:rsidR="005A3D9B">
        <w:t>=</w:t>
      </w:r>
      <w:ins w:id="65" w:author="00298204" w:date="2014-06-05T11:45:00Z">
        <w:r w:rsidR="008C4950">
          <w:t xml:space="preserve"> </w:t>
        </w:r>
      </w:ins>
      <w:r w:rsidR="00510D36">
        <w:t xml:space="preserve">.04) but the </w:t>
      </w:r>
      <w:r w:rsidR="00350DCC">
        <w:t xml:space="preserve">resultant model (see Figure 2) shows that </w:t>
      </w:r>
      <w:r w:rsidR="00510D36">
        <w:t xml:space="preserve">an indirect relationship existed </w:t>
      </w:r>
      <w:r w:rsidR="00670E09">
        <w:t>between c</w:t>
      </w:r>
      <w:r w:rsidR="00350DCC">
        <w:t xml:space="preserve">loseness and </w:t>
      </w:r>
      <w:r w:rsidR="00670E09">
        <w:t>p</w:t>
      </w:r>
      <w:r w:rsidR="00350DCC">
        <w:t>rejudice</w:t>
      </w:r>
      <w:r w:rsidR="00510D36">
        <w:t>,</w:t>
      </w:r>
      <w:r w:rsidR="00350DCC">
        <w:t xml:space="preserve"> entirely mediated by experiences of threat and negative emotions. Individuals who lived close to an informal settlement felt threatened and </w:t>
      </w:r>
      <w:ins w:id="66" w:author="00298204" w:date="2014-06-05T11:49:00Z">
        <w:r w:rsidR="0007506E">
          <w:t xml:space="preserve">reported </w:t>
        </w:r>
      </w:ins>
      <w:r w:rsidR="00350DCC">
        <w:t>negative emotions, which i</w:t>
      </w:r>
      <w:r w:rsidR="005A3D9B">
        <w:t>n turn were</w:t>
      </w:r>
      <w:r w:rsidR="00350DCC">
        <w:t xml:space="preserve"> associated with higher levels of prejudice</w:t>
      </w:r>
      <w:r w:rsidR="005A3D9B">
        <w:t xml:space="preserve"> in comparison with those who li</w:t>
      </w:r>
      <w:r w:rsidR="00350DCC">
        <w:t xml:space="preserve">ved further </w:t>
      </w:r>
      <w:commentRangeStart w:id="67"/>
      <w:r w:rsidR="00350DCC">
        <w:t>away</w:t>
      </w:r>
      <w:commentRangeEnd w:id="67"/>
      <w:r w:rsidR="0007506E">
        <w:rPr>
          <w:rStyle w:val="CommentReference"/>
          <w:rFonts w:ascii="Times" w:eastAsia="Times New Roman" w:hAnsi="Times" w:cs="Times"/>
          <w:lang w:val="en-GB" w:eastAsia="en-GB"/>
        </w:rPr>
        <w:commentReference w:id="67"/>
      </w:r>
      <w:r w:rsidR="00350DCC">
        <w:t xml:space="preserve">.  </w:t>
      </w:r>
    </w:p>
    <w:p w:rsidR="00350DCC" w:rsidRDefault="00350DCC" w:rsidP="00656BF9">
      <w:pPr>
        <w:pStyle w:val="NoSpacing"/>
        <w:spacing w:line="480" w:lineRule="auto"/>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350DCC" w:rsidTr="004C0F60">
        <w:trPr>
          <w:jc w:val="center"/>
        </w:trPr>
        <w:tc>
          <w:tcPr>
            <w:tcW w:w="2808" w:type="dxa"/>
          </w:tcPr>
          <w:p w:rsidR="00350DCC" w:rsidRDefault="00350DCC" w:rsidP="00656BF9">
            <w:pPr>
              <w:pStyle w:val="NoSpacing"/>
              <w:spacing w:line="480" w:lineRule="auto"/>
              <w:jc w:val="center"/>
            </w:pPr>
            <w:r>
              <w:t>Insert Figure 2 about here</w:t>
            </w:r>
          </w:p>
        </w:tc>
      </w:tr>
    </w:tbl>
    <w:p w:rsidR="00350DCC" w:rsidRDefault="00350DCC" w:rsidP="00656BF9">
      <w:pPr>
        <w:pStyle w:val="NoSpacing"/>
        <w:spacing w:line="480" w:lineRule="auto"/>
      </w:pPr>
    </w:p>
    <w:p w:rsidR="00A27F4B" w:rsidRDefault="003D5631" w:rsidP="00656BF9">
      <w:pPr>
        <w:pStyle w:val="NoSpacing"/>
        <w:spacing w:line="480" w:lineRule="auto"/>
      </w:pPr>
      <w:r>
        <w:t>We use</w:t>
      </w:r>
      <w:r w:rsidR="002C5650">
        <w:t>d</w:t>
      </w:r>
      <w:r>
        <w:t xml:space="preserve"> </w:t>
      </w:r>
      <w:del w:id="68" w:author="00298204" w:date="2014-06-05T11:50:00Z">
        <w:r w:rsidDel="0007506E">
          <w:delText xml:space="preserve">to </w:delText>
        </w:r>
      </w:del>
      <w:ins w:id="69" w:author="00298204" w:date="2014-06-05T11:50:00Z">
        <w:r w:rsidR="0007506E">
          <w:t>the</w:t>
        </w:r>
        <w:r w:rsidR="0007506E">
          <w:t xml:space="preserve"> </w:t>
        </w:r>
      </w:ins>
      <w:r>
        <w:t>same method to model the way contact quality affected prejudice through the mediators of threat, empathy and negative emotions.</w:t>
      </w:r>
      <w:r w:rsidR="007C6357">
        <w:t xml:space="preserve"> </w:t>
      </w:r>
      <w:r w:rsidR="00D624B2">
        <w:t xml:space="preserve">Once we had defined a model for the sample as a whole, </w:t>
      </w:r>
      <w:r w:rsidR="007C6357">
        <w:t xml:space="preserve">we examined the </w:t>
      </w:r>
      <w:commentRangeStart w:id="70"/>
      <w:r w:rsidR="007C6357">
        <w:t xml:space="preserve">moderating </w:t>
      </w:r>
      <w:commentRangeEnd w:id="70"/>
      <w:r w:rsidR="00436BCE">
        <w:rPr>
          <w:rStyle w:val="CommentReference"/>
          <w:rFonts w:ascii="Times" w:eastAsia="Times New Roman" w:hAnsi="Times" w:cs="Times"/>
          <w:lang w:val="en-GB" w:eastAsia="en-GB"/>
        </w:rPr>
        <w:commentReference w:id="70"/>
      </w:r>
      <w:r w:rsidR="007C6357">
        <w:t xml:space="preserve">effect of </w:t>
      </w:r>
      <w:r w:rsidR="00D624B2">
        <w:t>closeness</w:t>
      </w:r>
      <w:r w:rsidR="007C6357">
        <w:t xml:space="preserve"> by replicating the analysis for participants who lived </w:t>
      </w:r>
      <w:r w:rsidR="00D624B2">
        <w:t>close to (</w:t>
      </w:r>
      <w:r w:rsidR="00825BC3">
        <w:t>weights</w:t>
      </w:r>
      <w:r w:rsidR="00D624B2">
        <w:t xml:space="preserve"> above the paths</w:t>
      </w:r>
      <w:r w:rsidR="00A27F4B">
        <w:t xml:space="preserve"> in Figure 3</w:t>
      </w:r>
      <w:r w:rsidR="00D624B2">
        <w:t>)</w:t>
      </w:r>
      <w:r w:rsidR="007C6357">
        <w:t xml:space="preserve"> or far from an informal </w:t>
      </w:r>
      <w:proofErr w:type="gramStart"/>
      <w:r w:rsidR="007C6357">
        <w:lastRenderedPageBreak/>
        <w:t>settlement</w:t>
      </w:r>
      <w:proofErr w:type="gramEnd"/>
      <w:r w:rsidR="00D624B2">
        <w:t xml:space="preserve"> (weights below the paths</w:t>
      </w:r>
      <w:r w:rsidR="00A27F4B">
        <w:t xml:space="preserve"> in Figure 3</w:t>
      </w:r>
      <w:r w:rsidR="00D624B2">
        <w:t>). We did this by using a mean</w:t>
      </w:r>
      <w:r w:rsidR="007C6357">
        <w:t xml:space="preserve"> split</w:t>
      </w:r>
      <w:r w:rsidR="00D624B2">
        <w:t xml:space="preserve"> of the composite closeness variable</w:t>
      </w:r>
      <w:r w:rsidR="007C6357">
        <w:t xml:space="preserve">. </w:t>
      </w:r>
    </w:p>
    <w:p w:rsidR="00A27F4B" w:rsidRDefault="00A27F4B" w:rsidP="00656BF9">
      <w:pPr>
        <w:pStyle w:val="NoSpacing"/>
        <w:spacing w:line="480" w:lineRule="auto"/>
      </w:pPr>
    </w:p>
    <w:p w:rsidR="00C1609E" w:rsidRDefault="00A27F4B" w:rsidP="00656BF9">
      <w:pPr>
        <w:pStyle w:val="NoSpacing"/>
        <w:spacing w:line="480" w:lineRule="auto"/>
      </w:pPr>
      <w:r>
        <w:t xml:space="preserve">The RMSEA for the model for participants living in the immediate proximity of informal settlement was </w:t>
      </w:r>
      <w:commentRangeStart w:id="71"/>
      <w:r>
        <w:t>not significant</w:t>
      </w:r>
      <w:commentRangeEnd w:id="71"/>
      <w:r w:rsidR="005603BC">
        <w:rPr>
          <w:rStyle w:val="CommentReference"/>
          <w:rFonts w:ascii="Times" w:eastAsia="Times New Roman" w:hAnsi="Times" w:cs="Times"/>
          <w:lang w:val="en-GB" w:eastAsia="en-GB"/>
        </w:rPr>
        <w:commentReference w:id="71"/>
      </w:r>
      <w:r>
        <w:t>. However</w:t>
      </w:r>
      <w:r w:rsidR="00C1609E">
        <w:t>,</w:t>
      </w:r>
      <w:r>
        <w:t xml:space="preserve"> </w:t>
      </w:r>
      <w:r w:rsidR="00C1609E">
        <w:t>c</w:t>
      </w:r>
      <w:r>
        <w:t>ontact quality was associated with threat, empa</w:t>
      </w:r>
      <w:r w:rsidR="00C1609E">
        <w:t xml:space="preserve">thy and prejudice. </w:t>
      </w:r>
    </w:p>
    <w:p w:rsidR="00C1609E" w:rsidRDefault="00C1609E" w:rsidP="00656BF9">
      <w:pPr>
        <w:pStyle w:val="NoSpacing"/>
        <w:spacing w:line="480" w:lineRule="auto"/>
      </w:pPr>
      <w:r>
        <w:t>Neither threat nor empathy mediated the relationship between contact quality and prejudice. Good quality contact with residents of informal settlements – mostly likely in employment relationship with domestic workers – reduced prejudice toward residents of informal settlements but this relationship was no</w:t>
      </w:r>
      <w:r w:rsidR="00670E09">
        <w:t>t</w:t>
      </w:r>
      <w:r>
        <w:t xml:space="preserve"> affected by the decreased threat and increase empathy that was also associated with good quality contact. Presumably these residents already experienced high levels of threat associated with falling house prices and the possibility of crime</w:t>
      </w:r>
      <w:r w:rsidR="000B7442">
        <w:t xml:space="preserve"> and negative emotions </w:t>
      </w:r>
      <w:ins w:id="72" w:author="00298204" w:date="2014-06-05T12:00:00Z">
        <w:r w:rsidR="00CB6003">
          <w:t xml:space="preserve">being </w:t>
        </w:r>
      </w:ins>
      <w:r w:rsidR="000B7442">
        <w:t xml:space="preserve">linked being </w:t>
      </w:r>
      <w:ins w:id="73" w:author="00298204" w:date="2014-06-05T12:00:00Z">
        <w:r w:rsidR="00CB6003">
          <w:t xml:space="preserve">e.g. being </w:t>
        </w:r>
      </w:ins>
      <w:r w:rsidR="000B7442">
        <w:t xml:space="preserve">disturbed by noise, affected by electricity theft, etc. </w:t>
      </w:r>
      <w:r>
        <w:t>In this context</w:t>
      </w:r>
      <w:r w:rsidR="000B7442">
        <w:t>, good quality contact reduces prejudice and promotes empathy with the plight of people living in informal settlements, but these effects are independent of and do no</w:t>
      </w:r>
      <w:ins w:id="74" w:author="00298204" w:date="2014-06-05T12:01:00Z">
        <w:r w:rsidR="00CB6003">
          <w:t>t</w:t>
        </w:r>
      </w:ins>
      <w:r w:rsidR="000B7442">
        <w:t xml:space="preserve"> ameliorate the negative effects of threat and negative emotions. </w:t>
      </w:r>
    </w:p>
    <w:p w:rsidR="00C1609E" w:rsidRDefault="00C1609E" w:rsidP="00656BF9">
      <w:pPr>
        <w:pStyle w:val="NoSpacing"/>
        <w:spacing w:line="480" w:lineRule="auto"/>
      </w:pPr>
    </w:p>
    <w:p w:rsidR="00C1609E" w:rsidRDefault="00C1609E" w:rsidP="00656BF9">
      <w:pPr>
        <w:pStyle w:val="NoSpacing"/>
        <w:spacing w:line="480" w:lineRule="auto"/>
      </w:pPr>
      <w:r>
        <w:t xml:space="preserve">The model for </w:t>
      </w:r>
      <w:r w:rsidR="000B7442">
        <w:t>participants</w:t>
      </w:r>
      <w:r>
        <w:t xml:space="preserve"> living further away from </w:t>
      </w:r>
      <w:r w:rsidR="000B7442">
        <w:t>informal settlements is similar. There is a strong direct negative effect between contact quality and prejudice. In addition, good quality contact affects prejudice by reducing negative emotions. At the same time quality contact is associated with reduced threa</w:t>
      </w:r>
      <w:ins w:id="75" w:author="00298204" w:date="2014-06-05T12:01:00Z">
        <w:r w:rsidR="00B814E6">
          <w:t>t</w:t>
        </w:r>
      </w:ins>
      <w:del w:id="76" w:author="00298204" w:date="2014-06-05T12:01:00Z">
        <w:r w:rsidR="000B7442" w:rsidDel="00B814E6">
          <w:delText>d</w:delText>
        </w:r>
      </w:del>
      <w:r w:rsidR="000B7442">
        <w:t xml:space="preserve"> and increased empathy, but these mediators were not associated with prejudice. </w:t>
      </w:r>
    </w:p>
    <w:p w:rsidR="007C6357" w:rsidRDefault="007C6357" w:rsidP="00656BF9">
      <w:pPr>
        <w:pStyle w:val="NoSpacing"/>
        <w:spacing w:line="480" w:lineRule="auto"/>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7C6357" w:rsidTr="004C0F60">
        <w:trPr>
          <w:jc w:val="center"/>
        </w:trPr>
        <w:tc>
          <w:tcPr>
            <w:tcW w:w="2808" w:type="dxa"/>
          </w:tcPr>
          <w:p w:rsidR="007C6357" w:rsidRDefault="007C6357" w:rsidP="00656BF9">
            <w:pPr>
              <w:pStyle w:val="NoSpacing"/>
              <w:spacing w:line="480" w:lineRule="auto"/>
              <w:jc w:val="center"/>
            </w:pPr>
            <w:r>
              <w:t>Insert Figure 3 about here</w:t>
            </w:r>
          </w:p>
        </w:tc>
      </w:tr>
    </w:tbl>
    <w:p w:rsidR="00C637A4" w:rsidRDefault="00C637A4" w:rsidP="00656BF9">
      <w:pPr>
        <w:pStyle w:val="NoSpacing"/>
        <w:spacing w:line="480" w:lineRule="auto"/>
      </w:pPr>
    </w:p>
    <w:p w:rsidR="00C637A4" w:rsidRPr="00A41D79" w:rsidRDefault="00C637A4" w:rsidP="00656BF9">
      <w:pPr>
        <w:pStyle w:val="NoSpacing"/>
        <w:spacing w:line="480" w:lineRule="auto"/>
        <w:rPr>
          <w:b/>
        </w:rPr>
      </w:pPr>
      <w:r w:rsidRPr="00A41D79">
        <w:rPr>
          <w:b/>
        </w:rPr>
        <w:t>Conclusion</w:t>
      </w:r>
    </w:p>
    <w:p w:rsidR="00C637A4" w:rsidRDefault="00C637A4" w:rsidP="00656BF9">
      <w:pPr>
        <w:pStyle w:val="NoSpacing"/>
        <w:spacing w:line="480" w:lineRule="auto"/>
      </w:pPr>
    </w:p>
    <w:p w:rsidR="009675CA" w:rsidRDefault="009675CA" w:rsidP="00656BF9">
      <w:pPr>
        <w:pStyle w:val="NoSpacing"/>
        <w:spacing w:line="480" w:lineRule="auto"/>
      </w:pPr>
      <w:r>
        <w:lastRenderedPageBreak/>
        <w:t xml:space="preserve">The primary aim of this article was to investigate the contradictory effects of contact. Is it possible that contact can both reduce and increase prejudice? A large literature in social psychology has demonstrated that good quality interpersonal contact reduces prejudice (Pettigrew &amp; </w:t>
      </w:r>
      <w:proofErr w:type="spellStart"/>
      <w:r>
        <w:t>Tropp</w:t>
      </w:r>
      <w:proofErr w:type="spellEnd"/>
      <w:r>
        <w:t xml:space="preserve">, 2006; </w:t>
      </w:r>
      <w:r w:rsidR="003E29FA">
        <w:t>2013</w:t>
      </w:r>
      <w:r>
        <w:t>). At the same time</w:t>
      </w:r>
      <w:r w:rsidR="00050E90">
        <w:t>,</w:t>
      </w:r>
      <w:r>
        <w:t xml:space="preserve"> research on neighbourhood diversity, </w:t>
      </w:r>
      <w:r w:rsidR="00670E09">
        <w:t>neighbourhood re</w:t>
      </w:r>
      <w:ins w:id="77" w:author="00298204" w:date="2014-06-05T12:02:00Z">
        <w:r w:rsidR="00B814E6">
          <w:t>-</w:t>
        </w:r>
      </w:ins>
      <w:r w:rsidR="00670E09">
        <w:t>segregation</w:t>
      </w:r>
      <w:r>
        <w:t xml:space="preserve">, and the consequences of contact in conflict situations indicates that intergroup contact might actually promote hostile and prejudiced attitudes. This begs the question about whether these contradictory effects can be reconciled. What are the limits to the generalizability of each of the contradictory effects; and how do individuals manage the contradiction? </w:t>
      </w:r>
    </w:p>
    <w:p w:rsidR="009675CA" w:rsidRDefault="009675CA" w:rsidP="00656BF9">
      <w:pPr>
        <w:pStyle w:val="NoSpacing"/>
        <w:spacing w:line="480" w:lineRule="auto"/>
      </w:pPr>
    </w:p>
    <w:p w:rsidR="009675CA" w:rsidRDefault="009675CA" w:rsidP="00656BF9">
      <w:pPr>
        <w:pStyle w:val="NoSpacing"/>
        <w:spacing w:line="480" w:lineRule="auto"/>
      </w:pPr>
      <w:r>
        <w:t xml:space="preserve">To investigate these questions, we coined the term ‘frontier contact’ to describe a form of contact associated with living on the boundaries between groups. We defined the concept spatially and experientially in terms of physical closeness, subjective perceptions of closeness, and the visceral experience of being able to see, hear and smell the </w:t>
      </w:r>
      <w:proofErr w:type="spellStart"/>
      <w:r>
        <w:t>outgroup</w:t>
      </w:r>
      <w:proofErr w:type="spellEnd"/>
      <w:r>
        <w:t xml:space="preserve">. </w:t>
      </w:r>
      <w:r w:rsidR="005F07BB">
        <w:t xml:space="preserve">This definition was appropriate to the </w:t>
      </w:r>
      <w:r w:rsidR="00C30D10">
        <w:t>close residential contact between formal and informal residents we studied, but the</w:t>
      </w:r>
      <w:r w:rsidR="00946A25">
        <w:t xml:space="preserve"> spatial condition and </w:t>
      </w:r>
      <w:r w:rsidR="00C30D10">
        <w:t xml:space="preserve">experience of being on a frontier between groups may take </w:t>
      </w:r>
      <w:r w:rsidR="00946A25">
        <w:t>many forms, as is testified</w:t>
      </w:r>
      <w:r w:rsidR="006417D8">
        <w:t xml:space="preserve"> </w:t>
      </w:r>
      <w:ins w:id="78" w:author="00298204" w:date="2014-06-05T12:02:00Z">
        <w:r w:rsidR="00B814E6">
          <w:t xml:space="preserve">to </w:t>
        </w:r>
      </w:ins>
      <w:r w:rsidR="006417D8">
        <w:t>by the variety of</w:t>
      </w:r>
      <w:r w:rsidR="00946A25">
        <w:t xml:space="preserve"> migrations </w:t>
      </w:r>
      <w:r w:rsidR="006417D8">
        <w:t xml:space="preserve">and segregations among the </w:t>
      </w:r>
      <w:r w:rsidR="00946A25">
        <w:t>populations</w:t>
      </w:r>
      <w:r w:rsidR="006417D8">
        <w:t xml:space="preserve"> of the world, old and </w:t>
      </w:r>
      <w:r w:rsidR="00946A25">
        <w:t xml:space="preserve">new. </w:t>
      </w:r>
    </w:p>
    <w:p w:rsidR="009675CA" w:rsidRDefault="009675CA" w:rsidP="00656BF9">
      <w:pPr>
        <w:pStyle w:val="NoSpacing"/>
        <w:spacing w:line="480" w:lineRule="auto"/>
      </w:pPr>
    </w:p>
    <w:p w:rsidR="00CD689C" w:rsidRDefault="006417D8" w:rsidP="00656BF9">
      <w:pPr>
        <w:pStyle w:val="NoSpacing"/>
        <w:spacing w:line="480" w:lineRule="auto"/>
      </w:pPr>
      <w:r>
        <w:t xml:space="preserve">We get a glimpse of the social psychological experience of frontier contact from the map depicting the geographic distribution of threat across </w:t>
      </w:r>
      <w:proofErr w:type="spellStart"/>
      <w:r>
        <w:t>Northdale</w:t>
      </w:r>
      <w:proofErr w:type="spellEnd"/>
      <w:r>
        <w:t xml:space="preserve"> (Figure 1). </w:t>
      </w:r>
      <w:r w:rsidR="00B5000B">
        <w:t>Residents</w:t>
      </w:r>
      <w:r>
        <w:t xml:space="preserve"> living in the </w:t>
      </w:r>
      <w:r w:rsidR="00B5000B">
        <w:t>immediate</w:t>
      </w:r>
      <w:r>
        <w:t xml:space="preserve"> physical proximity or in eyeshot of an informal settlement were more likely to feel threatened by the possibility of crime, physical attack and damage to property. On the other hand, those areas of the neighbourhood that were </w:t>
      </w:r>
      <w:r w:rsidR="006E7658">
        <w:t>physically separated from informal settlements by streams were far less</w:t>
      </w:r>
      <w:ins w:id="79" w:author="00298204" w:date="2014-06-05T12:03:00Z">
        <w:r w:rsidR="00436BCE">
          <w:t xml:space="preserve"> likely</w:t>
        </w:r>
      </w:ins>
      <w:r w:rsidR="006E7658">
        <w:t xml:space="preserve"> to experience such threat. </w:t>
      </w:r>
    </w:p>
    <w:p w:rsidR="00CD689C" w:rsidRDefault="00CD689C" w:rsidP="00656BF9">
      <w:pPr>
        <w:pStyle w:val="NoSpacing"/>
        <w:spacing w:line="480" w:lineRule="auto"/>
      </w:pPr>
    </w:p>
    <w:p w:rsidR="00CD689C" w:rsidRDefault="00CD689C" w:rsidP="00656BF9">
      <w:pPr>
        <w:pStyle w:val="NoSpacing"/>
        <w:spacing w:line="480" w:lineRule="auto"/>
      </w:pPr>
      <w:r>
        <w:t xml:space="preserve">We investigated the contradictory effects of interpersonal and frontier contract </w:t>
      </w:r>
      <w:r w:rsidR="006D18F6">
        <w:t xml:space="preserve">by running a series </w:t>
      </w:r>
      <w:r w:rsidR="00670E09">
        <w:t>of structural equation models, i</w:t>
      </w:r>
      <w:r w:rsidR="006D18F6">
        <w:t xml:space="preserve">nvestigating how each kind of contact affected prejudice, through </w:t>
      </w:r>
      <w:r w:rsidR="006D18F6">
        <w:lastRenderedPageBreak/>
        <w:t xml:space="preserve">the mediators of threat, empathy and negative emotions. Past research has shown that these variables mediate the relationship between interpersonal contact and prejudice reduction. We sought to determine whether the same factors would mediate the relationship between frontier contact and prejudice production. Figure 2 shows that frontier contact was not directly correlated with prejudice, but had a powerful effect on prejudice through the mediating variables of threat and negative emotions. </w:t>
      </w:r>
      <w:r w:rsidR="00D068CE">
        <w:t xml:space="preserve">Staying near to an informal settlement promoted threat and negative emotions, which in turn increased prejudice. It is unlikely that more residents with higher levels of threat and negative emotions </w:t>
      </w:r>
      <w:commentRangeStart w:id="80"/>
      <w:r w:rsidR="00D068CE">
        <w:t>chose to live near informal settlements</w:t>
      </w:r>
      <w:commentRangeEnd w:id="80"/>
      <w:r w:rsidR="00436BCE">
        <w:rPr>
          <w:rStyle w:val="CommentReference"/>
          <w:rFonts w:ascii="Times" w:eastAsia="Times New Roman" w:hAnsi="Times" w:cs="Times"/>
          <w:lang w:val="en-GB" w:eastAsia="en-GB"/>
        </w:rPr>
        <w:commentReference w:id="80"/>
      </w:r>
      <w:r w:rsidR="00D068CE">
        <w:t xml:space="preserve">, giving grounds to believe that the effects are in the causal direction depicted by the model. </w:t>
      </w:r>
    </w:p>
    <w:p w:rsidR="009675CA" w:rsidRDefault="009675CA" w:rsidP="00656BF9">
      <w:pPr>
        <w:pStyle w:val="NoSpacing"/>
        <w:spacing w:line="480" w:lineRule="auto"/>
      </w:pPr>
    </w:p>
    <w:p w:rsidR="00D068CE" w:rsidRDefault="002649EB" w:rsidP="00656BF9">
      <w:pPr>
        <w:pStyle w:val="NoSpacing"/>
        <w:spacing w:line="480" w:lineRule="auto"/>
      </w:pPr>
      <w:r>
        <w:t xml:space="preserve">In direct contrast to these </w:t>
      </w:r>
      <w:r w:rsidR="000F786A">
        <w:t>effects and in line with the expectations of contact theory,</w:t>
      </w:r>
      <w:r>
        <w:t xml:space="preserve"> </w:t>
      </w:r>
      <w:r w:rsidR="000F786A">
        <w:t xml:space="preserve">good quality interpersonal contact was directly associated with reduced prejudice. This effect was equally strong for residents living in the threat regions near to or far away from the informal settlements. In addition for those living far from informal settlements, the prejudice reduction effect of good quality interpersonal contact </w:t>
      </w:r>
      <w:commentRangeStart w:id="81"/>
      <w:r w:rsidR="000F786A">
        <w:t>was attributable to reduce negative emotions</w:t>
      </w:r>
      <w:commentRangeEnd w:id="81"/>
      <w:r w:rsidR="00436BCE">
        <w:rPr>
          <w:rStyle w:val="CommentReference"/>
          <w:rFonts w:ascii="Times" w:eastAsia="Times New Roman" w:hAnsi="Times" w:cs="Times"/>
          <w:lang w:val="en-GB" w:eastAsia="en-GB"/>
        </w:rPr>
        <w:commentReference w:id="81"/>
      </w:r>
      <w:r w:rsidR="000F786A">
        <w:t>. Surprisingly, the reduced threat and increased empathy associated with good quality contact did not tr</w:t>
      </w:r>
      <w:r w:rsidR="00771A7C">
        <w:t xml:space="preserve">anslate into reduced prejudice, </w:t>
      </w:r>
      <w:del w:id="82" w:author="00298204" w:date="2014-06-05T12:06:00Z">
        <w:r w:rsidR="00771A7C" w:rsidDel="00436BCE">
          <w:delText xml:space="preserve">either </w:delText>
        </w:r>
      </w:del>
      <w:r w:rsidR="00771A7C">
        <w:t xml:space="preserve">among </w:t>
      </w:r>
      <w:ins w:id="83" w:author="00298204" w:date="2014-06-05T12:06:00Z">
        <w:r w:rsidR="00436BCE">
          <w:t xml:space="preserve">either of </w:t>
        </w:r>
      </w:ins>
      <w:r w:rsidR="00771A7C">
        <w:t xml:space="preserve">the </w:t>
      </w:r>
      <w:del w:id="84" w:author="00298204" w:date="2014-06-05T12:06:00Z">
        <w:r w:rsidR="00771A7C" w:rsidDel="00436BCE">
          <w:delText xml:space="preserve">either </w:delText>
        </w:r>
      </w:del>
      <w:r w:rsidR="00771A7C">
        <w:t>sample</w:t>
      </w:r>
      <w:ins w:id="85" w:author="00298204" w:date="2014-06-05T12:06:00Z">
        <w:r w:rsidR="00436BCE">
          <w:t>s</w:t>
        </w:r>
      </w:ins>
      <w:r w:rsidR="00771A7C">
        <w:t xml:space="preserve"> living close to or far from an informal settlement. </w:t>
      </w:r>
    </w:p>
    <w:p w:rsidR="000F786A" w:rsidRDefault="000F786A" w:rsidP="00656BF9">
      <w:pPr>
        <w:pStyle w:val="NoSpacing"/>
        <w:spacing w:line="480" w:lineRule="auto"/>
      </w:pPr>
    </w:p>
    <w:p w:rsidR="00344E47" w:rsidRDefault="008419A0" w:rsidP="00656BF9">
      <w:pPr>
        <w:pStyle w:val="NoSpacing"/>
        <w:spacing w:line="480" w:lineRule="auto"/>
      </w:pPr>
      <w:r>
        <w:t xml:space="preserve">Together, the results paint a picture of </w:t>
      </w:r>
      <w:ins w:id="86" w:author="00298204" w:date="2014-06-05T12:06:00Z">
        <w:r w:rsidR="00436BCE">
          <w:t xml:space="preserve">a </w:t>
        </w:r>
      </w:ins>
      <w:r>
        <w:t xml:space="preserve">complex </w:t>
      </w:r>
      <w:ins w:id="87" w:author="00298204" w:date="2014-06-05T12:06:00Z">
        <w:r w:rsidR="00436BCE">
          <w:t xml:space="preserve">and </w:t>
        </w:r>
      </w:ins>
      <w:r>
        <w:t xml:space="preserve">contradictory experience of intergroup contact. </w:t>
      </w:r>
      <w:r w:rsidR="0052608E">
        <w:t xml:space="preserve">Frontier contact promotes threat, negative emotions and prejudice, whereas interpersonal contact reduces prejudice. </w:t>
      </w:r>
      <w:r w:rsidR="002A33EA">
        <w:t>The contradictory effects operate alongside each other, without one effect generalizing to</w:t>
      </w:r>
      <w:ins w:id="88" w:author="00298204" w:date="2014-06-05T12:07:00Z">
        <w:r w:rsidR="00436BCE">
          <w:t>, or</w:t>
        </w:r>
      </w:ins>
      <w:r w:rsidR="002A33EA">
        <w:t xml:space="preserve"> gradually supersed</w:t>
      </w:r>
      <w:ins w:id="89" w:author="00298204" w:date="2014-06-05T12:07:00Z">
        <w:r w:rsidR="00436BCE">
          <w:t>ing,</w:t>
        </w:r>
      </w:ins>
      <w:del w:id="90" w:author="00298204" w:date="2014-06-05T12:07:00Z">
        <w:r w:rsidR="002A33EA" w:rsidDel="00436BCE">
          <w:delText>e</w:delText>
        </w:r>
      </w:del>
      <w:r w:rsidR="002A33EA">
        <w:t xml:space="preserve"> or tak</w:t>
      </w:r>
      <w:ins w:id="91" w:author="00298204" w:date="2014-06-05T12:07:00Z">
        <w:r w:rsidR="00436BCE">
          <w:t>ing</w:t>
        </w:r>
      </w:ins>
      <w:del w:id="92" w:author="00298204" w:date="2014-06-05T12:07:00Z">
        <w:r w:rsidR="002A33EA" w:rsidDel="00436BCE">
          <w:delText>e</w:delText>
        </w:r>
      </w:del>
      <w:r w:rsidR="002A33EA">
        <w:t xml:space="preserve"> over the other. The residents of </w:t>
      </w:r>
      <w:proofErr w:type="spellStart"/>
      <w:r w:rsidR="002A33EA">
        <w:t>Northdale</w:t>
      </w:r>
      <w:proofErr w:type="spellEnd"/>
      <w:r w:rsidR="002A33EA">
        <w:t xml:space="preserve"> manifested a remarkable ability to partition and compartmentalize rather than generalize the contradictory effects. Living near to an informal settlement prompted fears about crime and attack and negative emotions of anger, worry, fear and disgust, and these translated into increase prejudice. On the other hand, good quality contact with individuals from the informal settlement </w:t>
      </w:r>
      <w:r w:rsidR="002A33EA">
        <w:lastRenderedPageBreak/>
        <w:t xml:space="preserve">promoted empathy for the plight of people living in these conditions, and it reduced threat and prejudice. However, these beneficial effects </w:t>
      </w:r>
      <w:r w:rsidR="00276996">
        <w:t xml:space="preserve">do not eradicate the threat associated with potential criminal activity emanating from the informal settlements.  </w:t>
      </w:r>
    </w:p>
    <w:p w:rsidR="002A33EA" w:rsidRDefault="002A33EA" w:rsidP="00656BF9">
      <w:pPr>
        <w:pStyle w:val="NoSpacing"/>
        <w:spacing w:line="480" w:lineRule="auto"/>
      </w:pPr>
    </w:p>
    <w:p w:rsidR="00F643D9" w:rsidRDefault="00D34370" w:rsidP="00656BF9">
      <w:pPr>
        <w:pStyle w:val="NoSpacing"/>
        <w:spacing w:line="480" w:lineRule="auto"/>
      </w:pPr>
      <w:r>
        <w:t xml:space="preserve">These findings have potential to shape policies that support social change. </w:t>
      </w:r>
      <w:r w:rsidR="00D33FF2">
        <w:t>Traditionally</w:t>
      </w:r>
      <w:ins w:id="93" w:author="00298204" w:date="2014-06-05T12:07:00Z">
        <w:r w:rsidR="00436BCE">
          <w:t>,</w:t>
        </w:r>
      </w:ins>
      <w:r w:rsidR="00D33FF2">
        <w:t xml:space="preserve"> the </w:t>
      </w:r>
      <w:ins w:id="94" w:author="00298204" w:date="2014-06-05T12:07:00Z">
        <w:r w:rsidR="00436BCE">
          <w:t xml:space="preserve">power of contact to effect </w:t>
        </w:r>
      </w:ins>
      <w:r w:rsidR="00D33FF2">
        <w:t xml:space="preserve">social change </w:t>
      </w:r>
      <w:del w:id="95" w:author="00298204" w:date="2014-06-05T12:08:00Z">
        <w:r w:rsidR="00D33FF2" w:rsidDel="00436BCE">
          <w:delText xml:space="preserve">powers of contact </w:delText>
        </w:r>
      </w:del>
      <w:r w:rsidR="00D33FF2">
        <w:t>rest</w:t>
      </w:r>
      <w:ins w:id="96" w:author="00298204" w:date="2014-06-05T12:08:00Z">
        <w:r w:rsidR="00436BCE">
          <w:t>s</w:t>
        </w:r>
      </w:ins>
      <w:del w:id="97" w:author="00298204" w:date="2014-06-05T12:08:00Z">
        <w:r w:rsidR="00D33FF2" w:rsidDel="00436BCE">
          <w:delText>ed</w:delText>
        </w:r>
      </w:del>
      <w:r w:rsidR="00D33FF2">
        <w:t xml:space="preserve"> on its ability to generalize from particular instances of contact</w:t>
      </w:r>
      <w:ins w:id="98" w:author="00298204" w:date="2014-06-05T12:08:00Z">
        <w:r w:rsidR="002860AB">
          <w:t>,</w:t>
        </w:r>
      </w:ins>
      <w:r w:rsidR="00D33FF2">
        <w:t xml:space="preserve"> with particular individuals</w:t>
      </w:r>
      <w:ins w:id="99" w:author="00298204" w:date="2014-06-05T12:08:00Z">
        <w:r w:rsidR="002860AB">
          <w:t>,</w:t>
        </w:r>
      </w:ins>
      <w:r w:rsidR="00D33FF2">
        <w:t xml:space="preserve"> under particular conditions</w:t>
      </w:r>
      <w:ins w:id="100" w:author="00298204" w:date="2014-06-05T12:08:00Z">
        <w:r w:rsidR="002860AB">
          <w:t>, to the target group as a whole</w:t>
        </w:r>
      </w:ins>
      <w:r w:rsidR="00D33FF2">
        <w:t xml:space="preserve">. </w:t>
      </w:r>
      <w:r>
        <w:t xml:space="preserve">Recent arguments have voiced concern about prejudice reduction as a paradigm for social change, arguing that </w:t>
      </w:r>
      <w:r w:rsidR="00D33FF2">
        <w:t>prejudice</w:t>
      </w:r>
      <w:r>
        <w:t xml:space="preserve"> reduction may help to entrench inequality (Dixon, Levine, </w:t>
      </w:r>
      <w:proofErr w:type="spellStart"/>
      <w:r>
        <w:t>Reicher</w:t>
      </w:r>
      <w:proofErr w:type="spellEnd"/>
      <w:r>
        <w:t xml:space="preserve"> &amp; </w:t>
      </w:r>
      <w:proofErr w:type="spellStart"/>
      <w:r>
        <w:t>Durrheim</w:t>
      </w:r>
      <w:proofErr w:type="spellEnd"/>
      <w:r>
        <w:t xml:space="preserve">, 2012; Wright &amp; </w:t>
      </w:r>
      <w:proofErr w:type="spellStart"/>
      <w:r>
        <w:t>Baray</w:t>
      </w:r>
      <w:proofErr w:type="spellEnd"/>
      <w:r>
        <w:t>, 2012).</w:t>
      </w:r>
      <w:r w:rsidR="00D33FF2">
        <w:t xml:space="preserve"> The compartmentalization of contradictory contact effects suggests alternative strategies to promote social change. For example, efforts to reduce prejudice through good quality contact interventions in </w:t>
      </w:r>
      <w:proofErr w:type="spellStart"/>
      <w:r w:rsidR="00D33FF2">
        <w:t>Northdale</w:t>
      </w:r>
      <w:proofErr w:type="spellEnd"/>
      <w:r w:rsidR="00D33FF2">
        <w:t xml:space="preserve"> might be doomed to failure given the nature of the threats. Nonetheless, </w:t>
      </w:r>
      <w:r w:rsidR="004B1C95">
        <w:t xml:space="preserve">the </w:t>
      </w:r>
      <w:r w:rsidR="00D33FF2">
        <w:t xml:space="preserve">empathy that these relatively poor and historically oppressed Indian residents have with their even poorer, marginalized and oppressed neighbours is potentially the foundation of solidarity </w:t>
      </w:r>
      <w:r w:rsidR="004B1C95">
        <w:t xml:space="preserve">between </w:t>
      </w:r>
      <w:r w:rsidR="00D33FF2">
        <w:t xml:space="preserve">these groups and the basis for </w:t>
      </w:r>
      <w:r w:rsidR="00F643D9">
        <w:t xml:space="preserve">collective </w:t>
      </w:r>
      <w:r w:rsidR="00D33FF2">
        <w:t>action</w:t>
      </w:r>
      <w:r w:rsidR="00F643D9">
        <w:t xml:space="preserve">. The question then is how to </w:t>
      </w:r>
      <w:r w:rsidR="004B1C95">
        <w:t>foster</w:t>
      </w:r>
      <w:r w:rsidR="00F643D9">
        <w:t xml:space="preserve"> empathy, solidarity and the kind of collective action that would promote genuine social change?</w:t>
      </w:r>
    </w:p>
    <w:p w:rsidR="00D34370" w:rsidRDefault="00D34370" w:rsidP="00656BF9">
      <w:pPr>
        <w:pStyle w:val="NoSpacing"/>
        <w:spacing w:line="480" w:lineRule="auto"/>
      </w:pPr>
    </w:p>
    <w:p w:rsidR="00E72701" w:rsidRDefault="00F643D9" w:rsidP="00656BF9">
      <w:pPr>
        <w:pStyle w:val="NoSpacing"/>
        <w:spacing w:line="480" w:lineRule="auto"/>
        <w:rPr>
          <w:lang w:val="en-US"/>
        </w:rPr>
      </w:pPr>
      <w:r>
        <w:t xml:space="preserve">In conclusion, we return to the </w:t>
      </w:r>
      <w:r w:rsidR="00E72701">
        <w:t xml:space="preserve">question in the title of this article: Can the contradictory effects of contact be reconciled? Our data suggests that there is no contradiction at all. Rather, differ kinds of contact have different effects. The effects of contact only appear contradictory when they are assumed to be of a single kind. </w:t>
      </w:r>
      <w:proofErr w:type="gramStart"/>
      <w:r w:rsidR="00E72701">
        <w:t>For example, Pettigrew et al</w:t>
      </w:r>
      <w:r w:rsidR="004B1C95">
        <w:t>. (2011) claim that</w:t>
      </w:r>
      <w:r w:rsidR="00E72701">
        <w:t xml:space="preserve"> “</w:t>
      </w:r>
      <w:r w:rsidR="00E72701" w:rsidRPr="00353C7B">
        <w:rPr>
          <w:lang w:val="en-US"/>
        </w:rPr>
        <w:t>contact’s effects are far greater for majorities than for minorities</w:t>
      </w:r>
      <w:r w:rsidR="00E72701">
        <w:rPr>
          <w:lang w:val="en-US"/>
        </w:rPr>
        <w:t>” (p. 278).</w:t>
      </w:r>
      <w:proofErr w:type="gramEnd"/>
      <w:r w:rsidR="00E72701">
        <w:rPr>
          <w:lang w:val="en-US"/>
        </w:rPr>
        <w:t xml:space="preserve"> They assume that the effects of contact are of a single kind, but differ quantitatively between majorities and minorities. Recent research suggests however, that the effects of contact are qualitatively different for majorities and minorities. </w:t>
      </w:r>
      <w:r w:rsidR="004D0797">
        <w:rPr>
          <w:lang w:val="en-US"/>
        </w:rPr>
        <w:t xml:space="preserve">Good </w:t>
      </w:r>
      <w:r w:rsidR="004D0797">
        <w:rPr>
          <w:lang w:val="en-US"/>
        </w:rPr>
        <w:lastRenderedPageBreak/>
        <w:t xml:space="preserve">quality interpersonal contact </w:t>
      </w:r>
      <w:r w:rsidR="00107F49">
        <w:rPr>
          <w:lang w:val="en-US"/>
        </w:rPr>
        <w:t xml:space="preserve">strengthens social change orientation and associated variables among majorities, but weakens them among minorities (Dixon et al., 2013). </w:t>
      </w:r>
    </w:p>
    <w:p w:rsidR="00E72701" w:rsidRDefault="00E72701" w:rsidP="00656BF9">
      <w:pPr>
        <w:pStyle w:val="NoSpacing"/>
        <w:spacing w:line="480" w:lineRule="auto"/>
        <w:rPr>
          <w:lang w:val="en-US"/>
        </w:rPr>
      </w:pPr>
    </w:p>
    <w:p w:rsidR="00D62B52" w:rsidRDefault="00D62B52" w:rsidP="00656BF9">
      <w:pPr>
        <w:pStyle w:val="NoSpacing"/>
        <w:spacing w:line="480" w:lineRule="auto"/>
        <w:rPr>
          <w:lang w:val="en-US"/>
        </w:rPr>
      </w:pPr>
      <w:r>
        <w:rPr>
          <w:lang w:val="en-US"/>
        </w:rPr>
        <w:t>Different kinds of contact have different effects. Sometimes these different kinds of contact can pull in different direction</w:t>
      </w:r>
      <w:ins w:id="101" w:author="00298204" w:date="2014-06-05T12:09:00Z">
        <w:r w:rsidR="002860AB">
          <w:rPr>
            <w:lang w:val="en-US"/>
          </w:rPr>
          <w:t>s</w:t>
        </w:r>
      </w:ins>
      <w:r>
        <w:rPr>
          <w:lang w:val="en-US"/>
        </w:rPr>
        <w:t xml:space="preserve">. Frontier contact promotes fear and uncertainty, but it also offers opportunities for encounter, exchange and friendship, and it holds the promise of something new, and of social change. The challenge is to understand how particular kinds of contact translate into particular outcomes. </w:t>
      </w:r>
      <w:r w:rsidR="00BD6289">
        <w:rPr>
          <w:lang w:val="en-US"/>
        </w:rPr>
        <w:t xml:space="preserve">Further research of this phenomenon would do well to include </w:t>
      </w:r>
      <w:r>
        <w:t xml:space="preserve">qualitative studies of the </w:t>
      </w:r>
      <w:ins w:id="102" w:author="00298204" w:date="2014-06-05T12:09:00Z">
        <w:r w:rsidR="002860AB">
          <w:t xml:space="preserve">kind of </w:t>
        </w:r>
      </w:ins>
      <w:r>
        <w:t xml:space="preserve">contact </w:t>
      </w:r>
      <w:del w:id="103" w:author="00298204" w:date="2014-06-05T12:09:00Z">
        <w:r w:rsidDel="002860AB">
          <w:delText xml:space="preserve">kind </w:delText>
        </w:r>
      </w:del>
      <w:r>
        <w:t xml:space="preserve">and </w:t>
      </w:r>
      <w:ins w:id="104" w:author="00298204" w:date="2014-06-05T12:09:00Z">
        <w:r w:rsidR="002860AB">
          <w:t xml:space="preserve">its </w:t>
        </w:r>
      </w:ins>
      <w:r>
        <w:t>outcome</w:t>
      </w:r>
      <w:r w:rsidR="00BD6289">
        <w:t xml:space="preserve"> (e.g., </w:t>
      </w:r>
      <w:proofErr w:type="spellStart"/>
      <w:r w:rsidR="00BD6289">
        <w:t>Durrheim</w:t>
      </w:r>
      <w:proofErr w:type="spellEnd"/>
      <w:r w:rsidR="00BD6289">
        <w:t xml:space="preserve"> &amp; Dixon 2005; </w:t>
      </w:r>
      <w:proofErr w:type="spellStart"/>
      <w:r w:rsidR="00BD6289">
        <w:t>Durrheim</w:t>
      </w:r>
      <w:proofErr w:type="spellEnd"/>
      <w:r w:rsidR="00BD6289">
        <w:t>, Jacobs &amp; Dixon, 2014)</w:t>
      </w:r>
      <w:r>
        <w:t xml:space="preserve">. </w:t>
      </w:r>
      <w:r w:rsidR="00BD6289">
        <w:t xml:space="preserve">Such work will show </w:t>
      </w:r>
      <w:r>
        <w:t xml:space="preserve">not only the different ‘working models of contact’ </w:t>
      </w:r>
      <w:ins w:id="105" w:author="00298204" w:date="2014-06-05T12:10:00Z">
        <w:r w:rsidR="002860AB">
          <w:t xml:space="preserve">(ref here, </w:t>
        </w:r>
        <w:proofErr w:type="spellStart"/>
        <w:r w:rsidR="002860AB">
          <w:t>Durrheim</w:t>
        </w:r>
        <w:proofErr w:type="spellEnd"/>
        <w:r w:rsidR="002860AB">
          <w:t xml:space="preserve"> &amp; Dixon, 2005?) </w:t>
        </w:r>
      </w:ins>
      <w:r>
        <w:t>of majority and minority groups</w:t>
      </w:r>
      <w:r w:rsidR="00BD6289">
        <w:t xml:space="preserve"> in contact</w:t>
      </w:r>
      <w:r>
        <w:t xml:space="preserve">, but also how these working models shape and are shaped by history, the nature of interactions, and the material conditions of </w:t>
      </w:r>
      <w:r w:rsidR="00BD6289">
        <w:t xml:space="preserve">their </w:t>
      </w:r>
      <w:r>
        <w:t>contact.</w:t>
      </w:r>
    </w:p>
    <w:p w:rsidR="00E72701" w:rsidRDefault="00E72701" w:rsidP="00656BF9">
      <w:pPr>
        <w:pStyle w:val="NoSpacing"/>
        <w:spacing w:line="480" w:lineRule="auto"/>
      </w:pPr>
    </w:p>
    <w:p w:rsidR="00E72701" w:rsidRDefault="00E72701" w:rsidP="00656BF9">
      <w:pPr>
        <w:pStyle w:val="NoSpacing"/>
        <w:spacing w:line="480" w:lineRule="auto"/>
      </w:pPr>
    </w:p>
    <w:p w:rsidR="00CA5434" w:rsidRPr="007203B4" w:rsidRDefault="00CA5434" w:rsidP="00656BF9">
      <w:pPr>
        <w:pStyle w:val="NoSpacing"/>
        <w:spacing w:line="480" w:lineRule="auto"/>
        <w:rPr>
          <w:b/>
        </w:rPr>
      </w:pPr>
      <w:r w:rsidRPr="007203B4">
        <w:rPr>
          <w:b/>
        </w:rPr>
        <w:t>References</w:t>
      </w:r>
    </w:p>
    <w:p w:rsidR="00CA5434" w:rsidRDefault="00CA5434" w:rsidP="00656BF9">
      <w:pPr>
        <w:pStyle w:val="NoSpacing"/>
        <w:spacing w:line="480" w:lineRule="auto"/>
        <w:rPr>
          <w:lang w:val="nb-NO"/>
        </w:rPr>
      </w:pPr>
    </w:p>
    <w:p w:rsidR="00266BE3" w:rsidRPr="00266BE3" w:rsidRDefault="00266BE3" w:rsidP="00656BF9">
      <w:pPr>
        <w:pStyle w:val="NoSpacing"/>
        <w:spacing w:line="480" w:lineRule="auto"/>
        <w:rPr>
          <w:lang w:val="en-GB"/>
        </w:rPr>
      </w:pPr>
      <w:proofErr w:type="spellStart"/>
      <w:r w:rsidRPr="00266BE3">
        <w:rPr>
          <w:lang w:val="en-GB"/>
        </w:rPr>
        <w:t>Allport</w:t>
      </w:r>
      <w:proofErr w:type="spellEnd"/>
      <w:r w:rsidRPr="00266BE3">
        <w:rPr>
          <w:lang w:val="en-GB"/>
        </w:rPr>
        <w:t xml:space="preserve">, G.W. (1954). </w:t>
      </w:r>
      <w:proofErr w:type="gramStart"/>
      <w:r w:rsidRPr="00266BE3">
        <w:rPr>
          <w:i/>
          <w:lang w:val="en-GB"/>
        </w:rPr>
        <w:t>The nature of prejudice</w:t>
      </w:r>
      <w:r w:rsidRPr="00266BE3">
        <w:rPr>
          <w:lang w:val="en-GB"/>
        </w:rPr>
        <w:t>.</w:t>
      </w:r>
      <w:proofErr w:type="gramEnd"/>
      <w:r w:rsidRPr="00266BE3">
        <w:rPr>
          <w:lang w:val="en-GB"/>
        </w:rPr>
        <w:t xml:space="preserve"> Garden City, NY: Doubleday.</w:t>
      </w:r>
    </w:p>
    <w:p w:rsidR="00CA5434" w:rsidRDefault="00CA5434" w:rsidP="00656BF9">
      <w:pPr>
        <w:pStyle w:val="NoSpacing"/>
        <w:spacing w:line="480" w:lineRule="auto"/>
      </w:pPr>
    </w:p>
    <w:p w:rsidR="00266BE3" w:rsidRPr="00266BE3" w:rsidRDefault="00266BE3" w:rsidP="00656BF9">
      <w:pPr>
        <w:pStyle w:val="NoSpacing"/>
        <w:spacing w:line="480" w:lineRule="auto"/>
      </w:pPr>
      <w:r w:rsidRPr="00266BE3">
        <w:t xml:space="preserve">Binder, J., Brown, R., </w:t>
      </w:r>
      <w:proofErr w:type="spellStart"/>
      <w:r w:rsidRPr="00266BE3">
        <w:t>Zagefka</w:t>
      </w:r>
      <w:proofErr w:type="spellEnd"/>
      <w:r w:rsidRPr="00266BE3">
        <w:t xml:space="preserve">, H., </w:t>
      </w:r>
      <w:proofErr w:type="spellStart"/>
      <w:r w:rsidRPr="00266BE3">
        <w:t>Funke</w:t>
      </w:r>
      <w:proofErr w:type="spellEnd"/>
      <w:r w:rsidRPr="00266BE3">
        <w:t xml:space="preserve">, F., Kessler, T., </w:t>
      </w:r>
      <w:proofErr w:type="spellStart"/>
      <w:r w:rsidRPr="00266BE3">
        <w:t>Mummendey</w:t>
      </w:r>
      <w:proofErr w:type="spellEnd"/>
      <w:r w:rsidRPr="00266BE3">
        <w:t>, A.</w:t>
      </w:r>
      <w:proofErr w:type="gramStart"/>
      <w:r w:rsidRPr="00266BE3">
        <w:t xml:space="preserve">,  </w:t>
      </w:r>
      <w:proofErr w:type="spellStart"/>
      <w:r w:rsidRPr="00266BE3">
        <w:t>Maquil</w:t>
      </w:r>
      <w:proofErr w:type="spellEnd"/>
      <w:proofErr w:type="gramEnd"/>
      <w:r w:rsidRPr="00266BE3">
        <w:t xml:space="preserve">, A., </w:t>
      </w:r>
      <w:proofErr w:type="spellStart"/>
      <w:r w:rsidRPr="00266BE3">
        <w:t>Demoulin</w:t>
      </w:r>
      <w:proofErr w:type="spellEnd"/>
      <w:r w:rsidRPr="00266BE3">
        <w:t xml:space="preserve">, S. and </w:t>
      </w:r>
      <w:proofErr w:type="spellStart"/>
      <w:r w:rsidRPr="00266BE3">
        <w:t>Leyens</w:t>
      </w:r>
      <w:proofErr w:type="spellEnd"/>
      <w:r w:rsidRPr="00266BE3">
        <w:t xml:space="preserve">, J. (2009). Does contact reduce prejudice or does prejudice reduce contact? </w:t>
      </w:r>
      <w:proofErr w:type="gramStart"/>
      <w:r w:rsidRPr="00266BE3">
        <w:t>A longitudinal test of the contact hypothesis among majority and minority groups in three European countries.</w:t>
      </w:r>
      <w:proofErr w:type="gramEnd"/>
      <w:r w:rsidRPr="00266BE3">
        <w:t xml:space="preserve"> </w:t>
      </w:r>
      <w:r w:rsidRPr="00266BE3">
        <w:rPr>
          <w:i/>
        </w:rPr>
        <w:t xml:space="preserve">Journal of Personality and Social Psychology, 96, </w:t>
      </w:r>
      <w:r w:rsidRPr="00266BE3">
        <w:t xml:space="preserve">843-856. </w:t>
      </w:r>
    </w:p>
    <w:p w:rsidR="00266BE3" w:rsidRPr="00266BE3" w:rsidRDefault="00266BE3" w:rsidP="00656BF9">
      <w:pPr>
        <w:pStyle w:val="NoSpacing"/>
        <w:spacing w:line="480" w:lineRule="auto"/>
      </w:pPr>
    </w:p>
    <w:p w:rsidR="00266BE3" w:rsidRPr="00266BE3" w:rsidRDefault="00266BE3" w:rsidP="00656BF9">
      <w:pPr>
        <w:pStyle w:val="NoSpacing"/>
        <w:spacing w:line="480" w:lineRule="auto"/>
        <w:rPr>
          <w:lang w:val="en-GB"/>
        </w:rPr>
      </w:pPr>
      <w:proofErr w:type="gramStart"/>
      <w:r w:rsidRPr="00266BE3">
        <w:rPr>
          <w:lang w:val="en-GB"/>
        </w:rPr>
        <w:t xml:space="preserve">Brown, R., &amp; </w:t>
      </w:r>
      <w:proofErr w:type="spellStart"/>
      <w:r w:rsidRPr="00266BE3">
        <w:rPr>
          <w:lang w:val="en-GB"/>
        </w:rPr>
        <w:t>Hewstone</w:t>
      </w:r>
      <w:proofErr w:type="spellEnd"/>
      <w:r w:rsidRPr="00266BE3">
        <w:rPr>
          <w:lang w:val="en-GB"/>
        </w:rPr>
        <w:t>, M. (2005).</w:t>
      </w:r>
      <w:proofErr w:type="gramEnd"/>
      <w:r w:rsidRPr="00266BE3">
        <w:rPr>
          <w:lang w:val="en-GB"/>
        </w:rPr>
        <w:t xml:space="preserve"> </w:t>
      </w:r>
      <w:proofErr w:type="gramStart"/>
      <w:r w:rsidRPr="00266BE3">
        <w:rPr>
          <w:lang w:val="en-GB"/>
        </w:rPr>
        <w:t>An integrative theory of intergroup contact.</w:t>
      </w:r>
      <w:proofErr w:type="gramEnd"/>
      <w:r w:rsidRPr="00266BE3">
        <w:rPr>
          <w:lang w:val="en-GB"/>
        </w:rPr>
        <w:t xml:space="preserve">  In: M.P. </w:t>
      </w:r>
      <w:proofErr w:type="spellStart"/>
      <w:r w:rsidRPr="00266BE3">
        <w:rPr>
          <w:lang w:val="en-GB"/>
        </w:rPr>
        <w:t>Zanna</w:t>
      </w:r>
      <w:proofErr w:type="spellEnd"/>
      <w:r w:rsidRPr="00266BE3">
        <w:rPr>
          <w:lang w:val="en-GB"/>
        </w:rPr>
        <w:t xml:space="preserve"> (ed.) </w:t>
      </w:r>
      <w:r w:rsidRPr="00266BE3">
        <w:rPr>
          <w:i/>
          <w:lang w:val="en-GB"/>
        </w:rPr>
        <w:t>Advances in Experimental Social Psychology.</w:t>
      </w:r>
      <w:r w:rsidRPr="00266BE3">
        <w:rPr>
          <w:lang w:val="en-GB"/>
        </w:rPr>
        <w:t xml:space="preserve"> Academic Press, San Diego, pp. 255-343.</w:t>
      </w:r>
    </w:p>
    <w:p w:rsidR="00CA5434" w:rsidRDefault="00CA5434" w:rsidP="00656BF9">
      <w:pPr>
        <w:pStyle w:val="NoSpacing"/>
        <w:spacing w:line="480" w:lineRule="auto"/>
      </w:pPr>
    </w:p>
    <w:p w:rsidR="00C83B0A" w:rsidRDefault="00C83B0A" w:rsidP="00656BF9">
      <w:pPr>
        <w:pStyle w:val="NoSpacing"/>
        <w:spacing w:line="480" w:lineRule="auto"/>
      </w:pPr>
      <w:r>
        <w:t xml:space="preserve">Charles, C. Z. (2000). </w:t>
      </w:r>
      <w:proofErr w:type="spellStart"/>
      <w:r>
        <w:t>Neighborhood</w:t>
      </w:r>
      <w:proofErr w:type="spellEnd"/>
      <w:r>
        <w:t xml:space="preserve"> racial-composition preferences: Evidence from a </w:t>
      </w:r>
      <w:proofErr w:type="spellStart"/>
      <w:r>
        <w:t>multiethnic</w:t>
      </w:r>
      <w:proofErr w:type="spellEnd"/>
      <w:r>
        <w:t xml:space="preserve"> m</w:t>
      </w:r>
      <w:r w:rsidRPr="00C83B0A">
        <w:t>etropolis</w:t>
      </w:r>
      <w:r>
        <w:t>.</w:t>
      </w:r>
      <w:r w:rsidRPr="00C83B0A">
        <w:t xml:space="preserve"> </w:t>
      </w:r>
      <w:r w:rsidRPr="00C83B0A">
        <w:rPr>
          <w:i/>
        </w:rPr>
        <w:t>Social Problems</w:t>
      </w:r>
      <w:r>
        <w:t>,</w:t>
      </w:r>
      <w:r w:rsidRPr="00C83B0A">
        <w:t xml:space="preserve"> </w:t>
      </w:r>
      <w:r w:rsidRPr="00C83B0A">
        <w:rPr>
          <w:i/>
        </w:rPr>
        <w:t>47</w:t>
      </w:r>
      <w:r w:rsidRPr="00C83B0A">
        <w:t>,</w:t>
      </w:r>
      <w:r>
        <w:t xml:space="preserve"> 379-407.</w:t>
      </w:r>
    </w:p>
    <w:p w:rsidR="00C83B0A" w:rsidRDefault="00C83B0A" w:rsidP="00656BF9">
      <w:pPr>
        <w:pStyle w:val="NoSpacing"/>
        <w:spacing w:line="480" w:lineRule="auto"/>
      </w:pPr>
    </w:p>
    <w:p w:rsidR="00CA5434" w:rsidRDefault="00CA5434" w:rsidP="00656BF9">
      <w:pPr>
        <w:pStyle w:val="NoSpacing"/>
        <w:spacing w:line="480" w:lineRule="auto"/>
      </w:pPr>
      <w:r w:rsidRPr="00DA5E0E">
        <w:t>Christ</w:t>
      </w:r>
      <w:r>
        <w:t xml:space="preserve">. </w:t>
      </w:r>
      <w:proofErr w:type="gramStart"/>
      <w:r>
        <w:t xml:space="preserve">O., </w:t>
      </w:r>
      <w:proofErr w:type="spellStart"/>
      <w:r w:rsidRPr="00DA5E0E">
        <w:t>Schmid</w:t>
      </w:r>
      <w:proofErr w:type="spellEnd"/>
      <w:r>
        <w:t xml:space="preserve">, C., </w:t>
      </w:r>
      <w:proofErr w:type="spellStart"/>
      <w:r w:rsidRPr="00DA5E0E">
        <w:t>Lolliot</w:t>
      </w:r>
      <w:proofErr w:type="spellEnd"/>
      <w:r>
        <w:t>, S., S</w:t>
      </w:r>
      <w:r w:rsidRPr="00DA5E0E">
        <w:t>wart</w:t>
      </w:r>
      <w:r>
        <w:t xml:space="preserve">, H., </w:t>
      </w:r>
      <w:proofErr w:type="spellStart"/>
      <w:r w:rsidRPr="00DA5E0E">
        <w:t>Stollee</w:t>
      </w:r>
      <w:proofErr w:type="spellEnd"/>
      <w:r w:rsidRPr="00DA5E0E">
        <w:t>,</w:t>
      </w:r>
      <w:r>
        <w:t xml:space="preserve"> D., </w:t>
      </w:r>
      <w:proofErr w:type="spellStart"/>
      <w:r w:rsidRPr="00DA5E0E">
        <w:t>Tausch</w:t>
      </w:r>
      <w:proofErr w:type="spellEnd"/>
      <w:r>
        <w:t xml:space="preserve">, N., </w:t>
      </w:r>
      <w:proofErr w:type="spellStart"/>
      <w:r w:rsidRPr="00DA5E0E">
        <w:t>Ramiah</w:t>
      </w:r>
      <w:proofErr w:type="spellEnd"/>
      <w:r>
        <w:t xml:space="preserve">, A., </w:t>
      </w:r>
      <w:r w:rsidRPr="00DA5E0E">
        <w:t>Wagner</w:t>
      </w:r>
      <w:r>
        <w:t xml:space="preserve">, U., </w:t>
      </w:r>
      <w:proofErr w:type="spellStart"/>
      <w:r w:rsidRPr="00DA5E0E">
        <w:t>Vertovech</w:t>
      </w:r>
      <w:proofErr w:type="spellEnd"/>
      <w:r>
        <w:t xml:space="preserve">, S., &amp; </w:t>
      </w:r>
      <w:proofErr w:type="spellStart"/>
      <w:r w:rsidRPr="00DA5E0E">
        <w:t>Hewstone</w:t>
      </w:r>
      <w:proofErr w:type="spellEnd"/>
      <w:r>
        <w:t>, M. (2014).</w:t>
      </w:r>
      <w:proofErr w:type="gramEnd"/>
      <w:r>
        <w:t xml:space="preserve"> </w:t>
      </w:r>
      <w:r w:rsidRPr="00DA5E0E">
        <w:t xml:space="preserve">Contextual </w:t>
      </w:r>
      <w:proofErr w:type="gramStart"/>
      <w:r w:rsidRPr="00DA5E0E">
        <w:t xml:space="preserve">effect of positive intergroup contact on </w:t>
      </w:r>
      <w:proofErr w:type="spellStart"/>
      <w:r w:rsidRPr="00DA5E0E">
        <w:t>outgroup</w:t>
      </w:r>
      <w:proofErr w:type="spellEnd"/>
      <w:proofErr w:type="gramEnd"/>
      <w:r w:rsidRPr="00DA5E0E">
        <w:t xml:space="preserve"> prejudice</w:t>
      </w:r>
      <w:r>
        <w:t xml:space="preserve">. </w:t>
      </w:r>
      <w:proofErr w:type="gramStart"/>
      <w:r w:rsidRPr="00DA5E0E">
        <w:rPr>
          <w:i/>
        </w:rPr>
        <w:t>Proceedings of the National Academy of Sciences</w:t>
      </w:r>
      <w:r>
        <w:t>.</w:t>
      </w:r>
      <w:proofErr w:type="gramEnd"/>
      <w:r>
        <w:t xml:space="preserve"> </w:t>
      </w:r>
      <w:proofErr w:type="spellStart"/>
      <w:proofErr w:type="gramStart"/>
      <w:r w:rsidRPr="00DA5E0E">
        <w:t>doi</w:t>
      </w:r>
      <w:proofErr w:type="spellEnd"/>
      <w:proofErr w:type="gramEnd"/>
      <w:r w:rsidRPr="00DA5E0E">
        <w:t>: 10.1073/pnas.1320901111</w:t>
      </w:r>
      <w:r>
        <w:t xml:space="preserve"> </w:t>
      </w:r>
    </w:p>
    <w:p w:rsidR="00CA5434" w:rsidRDefault="00CA5434" w:rsidP="00656BF9">
      <w:pPr>
        <w:pStyle w:val="NoSpacing"/>
        <w:spacing w:line="480" w:lineRule="auto"/>
      </w:pPr>
    </w:p>
    <w:p w:rsidR="00354486" w:rsidRDefault="00354486" w:rsidP="00656BF9">
      <w:pPr>
        <w:pStyle w:val="NoSpacing"/>
        <w:spacing w:line="480" w:lineRule="auto"/>
      </w:pPr>
      <w:proofErr w:type="gramStart"/>
      <w:r w:rsidRPr="00354486">
        <w:t>Crowder</w:t>
      </w:r>
      <w:r>
        <w:t>,</w:t>
      </w:r>
      <w:r w:rsidRPr="00354486">
        <w:t xml:space="preserve"> K. </w:t>
      </w:r>
      <w:r>
        <w:t>(2000).</w:t>
      </w:r>
      <w:proofErr w:type="gramEnd"/>
      <w:r>
        <w:t xml:space="preserve"> The racial c</w:t>
      </w:r>
      <w:r w:rsidRPr="00354486">
        <w:t>ontext</w:t>
      </w:r>
      <w:r>
        <w:t xml:space="preserve"> of white mobility: An individual-level analysis of the white flight hypothesis.</w:t>
      </w:r>
      <w:r w:rsidRPr="00354486">
        <w:t xml:space="preserve"> </w:t>
      </w:r>
      <w:proofErr w:type="gramStart"/>
      <w:r w:rsidRPr="00354486">
        <w:rPr>
          <w:i/>
        </w:rPr>
        <w:t>Social Science Research</w:t>
      </w:r>
      <w:r>
        <w:t xml:space="preserve">, </w:t>
      </w:r>
      <w:r w:rsidRPr="00354486">
        <w:rPr>
          <w:i/>
        </w:rPr>
        <w:t>29</w:t>
      </w:r>
      <w:r>
        <w:t xml:space="preserve">, </w:t>
      </w:r>
      <w:r w:rsidRPr="00354486">
        <w:t>223–57.</w:t>
      </w:r>
      <w:proofErr w:type="gramEnd"/>
    </w:p>
    <w:p w:rsidR="00354486" w:rsidRDefault="00354486" w:rsidP="00656BF9">
      <w:pPr>
        <w:pStyle w:val="NoSpacing"/>
        <w:spacing w:line="480" w:lineRule="auto"/>
      </w:pPr>
    </w:p>
    <w:p w:rsidR="00CA5434" w:rsidRDefault="007254C3" w:rsidP="00656BF9">
      <w:pPr>
        <w:pStyle w:val="NoSpacing"/>
        <w:spacing w:line="480" w:lineRule="auto"/>
      </w:pPr>
      <w:proofErr w:type="gramStart"/>
      <w:r>
        <w:t xml:space="preserve">Davies, K., </w:t>
      </w:r>
      <w:proofErr w:type="spellStart"/>
      <w:r>
        <w:t>Tropp</w:t>
      </w:r>
      <w:proofErr w:type="spellEnd"/>
      <w:r>
        <w:t>, L. R., Aron, A., Pettigrew, T. F., &amp; Wright, S. C. (2011).</w:t>
      </w:r>
      <w:proofErr w:type="gramEnd"/>
      <w:r>
        <w:t xml:space="preserve">  Cross-group friendships and intergroup attitudes: A meta-analytic review. </w:t>
      </w:r>
      <w:r w:rsidRPr="007254C3">
        <w:rPr>
          <w:i/>
        </w:rPr>
        <w:t>Personality and Social Psychology Review</w:t>
      </w:r>
      <w:r>
        <w:t xml:space="preserve">, </w:t>
      </w:r>
      <w:r w:rsidRPr="007254C3">
        <w:rPr>
          <w:i/>
        </w:rPr>
        <w:t>15</w:t>
      </w:r>
      <w:r>
        <w:t>, 332-351.</w:t>
      </w:r>
    </w:p>
    <w:p w:rsidR="007254C3" w:rsidRDefault="007254C3" w:rsidP="00656BF9">
      <w:pPr>
        <w:pStyle w:val="NoSpacing"/>
        <w:spacing w:line="480" w:lineRule="auto"/>
      </w:pPr>
    </w:p>
    <w:p w:rsidR="00CA5434" w:rsidRDefault="00CA5434" w:rsidP="00656BF9">
      <w:pPr>
        <w:pStyle w:val="NoSpacing"/>
        <w:spacing w:line="480" w:lineRule="auto"/>
      </w:pPr>
      <w:r>
        <w:t>Dixon,</w:t>
      </w:r>
      <w:r w:rsidR="003E29FA">
        <w:t xml:space="preserve"> J. C.</w:t>
      </w:r>
      <w:r>
        <w:t xml:space="preserve"> </w:t>
      </w:r>
      <w:r w:rsidR="003E29FA">
        <w:t>(</w:t>
      </w:r>
      <w:r>
        <w:t>2006</w:t>
      </w:r>
      <w:r w:rsidR="003E29FA">
        <w:t>).</w:t>
      </w:r>
      <w:r w:rsidR="003E29FA" w:rsidRPr="003E29FA">
        <w:t xml:space="preserve"> </w:t>
      </w:r>
      <w:r w:rsidR="003E29FA">
        <w:t xml:space="preserve">The ties that bind and those that don't: Toward reconciling group threat and contact theories of prejudice. </w:t>
      </w:r>
      <w:r w:rsidR="003E29FA" w:rsidRPr="003E29FA">
        <w:rPr>
          <w:i/>
        </w:rPr>
        <w:t>Social Forces</w:t>
      </w:r>
      <w:r w:rsidR="003E29FA" w:rsidRPr="003E29FA">
        <w:t xml:space="preserve">, </w:t>
      </w:r>
      <w:r w:rsidR="003E29FA" w:rsidRPr="003E29FA">
        <w:rPr>
          <w:i/>
        </w:rPr>
        <w:t>84</w:t>
      </w:r>
      <w:r w:rsidR="003E29FA" w:rsidRPr="003E29FA">
        <w:t>, 2179-220</w:t>
      </w:r>
    </w:p>
    <w:p w:rsidR="00CA5434" w:rsidRDefault="00CA5434" w:rsidP="00656BF9">
      <w:pPr>
        <w:pStyle w:val="NoSpacing"/>
        <w:spacing w:line="480" w:lineRule="auto"/>
      </w:pPr>
    </w:p>
    <w:p w:rsidR="00266BE3" w:rsidRPr="00266BE3" w:rsidRDefault="00266BE3" w:rsidP="00656BF9">
      <w:pPr>
        <w:pStyle w:val="NoSpacing"/>
        <w:spacing w:line="480" w:lineRule="auto"/>
      </w:pPr>
      <w:proofErr w:type="gramStart"/>
      <w:r w:rsidRPr="00266BE3">
        <w:t xml:space="preserve">Dixon, J., </w:t>
      </w:r>
      <w:proofErr w:type="spellStart"/>
      <w:r w:rsidRPr="00266BE3">
        <w:t>Durrheim</w:t>
      </w:r>
      <w:proofErr w:type="spellEnd"/>
      <w:r w:rsidRPr="00266BE3">
        <w:t>, K., &amp; Tredoux, C. (2005).</w:t>
      </w:r>
      <w:proofErr w:type="gramEnd"/>
      <w:r w:rsidRPr="00266BE3">
        <w:t xml:space="preserve"> </w:t>
      </w:r>
      <w:proofErr w:type="gramStart"/>
      <w:r w:rsidRPr="00266BE3">
        <w:t>A reality check for the contact hypothesis.</w:t>
      </w:r>
      <w:proofErr w:type="gramEnd"/>
      <w:r w:rsidRPr="00266BE3">
        <w:t xml:space="preserve"> </w:t>
      </w:r>
      <w:r w:rsidRPr="00266BE3">
        <w:rPr>
          <w:i/>
        </w:rPr>
        <w:t>American Psychologist, 60</w:t>
      </w:r>
      <w:r w:rsidRPr="00266BE3">
        <w:t>, 697-711.</w:t>
      </w:r>
    </w:p>
    <w:p w:rsidR="00CA5434" w:rsidRDefault="00CA5434" w:rsidP="00656BF9">
      <w:pPr>
        <w:pStyle w:val="NoSpacing"/>
        <w:spacing w:line="480" w:lineRule="auto"/>
      </w:pPr>
    </w:p>
    <w:p w:rsidR="00266BE3" w:rsidRPr="00266BE3" w:rsidRDefault="00266BE3" w:rsidP="00656BF9">
      <w:pPr>
        <w:pStyle w:val="NoSpacing"/>
        <w:spacing w:line="480" w:lineRule="auto"/>
        <w:rPr>
          <w:lang w:val="en-GB"/>
        </w:rPr>
      </w:pPr>
      <w:proofErr w:type="gramStart"/>
      <w:r w:rsidRPr="00266BE3">
        <w:rPr>
          <w:lang w:val="en-GB"/>
        </w:rPr>
        <w:t xml:space="preserve">Dixon, J., </w:t>
      </w:r>
      <w:proofErr w:type="spellStart"/>
      <w:r w:rsidRPr="00266BE3">
        <w:rPr>
          <w:lang w:val="en-GB"/>
        </w:rPr>
        <w:t>Durrheim</w:t>
      </w:r>
      <w:proofErr w:type="spellEnd"/>
      <w:r w:rsidRPr="00266BE3">
        <w:rPr>
          <w:lang w:val="en-GB"/>
        </w:rPr>
        <w:t xml:space="preserve">, K., </w:t>
      </w:r>
      <w:proofErr w:type="spellStart"/>
      <w:r w:rsidRPr="00266BE3">
        <w:rPr>
          <w:lang w:val="en-GB"/>
        </w:rPr>
        <w:t>Thomae</w:t>
      </w:r>
      <w:proofErr w:type="spellEnd"/>
      <w:r w:rsidRPr="00266BE3">
        <w:rPr>
          <w:lang w:val="en-GB"/>
        </w:rPr>
        <w:t>, M., Tredoux, C., &amp; Kerr, P. (in press).</w:t>
      </w:r>
      <w:proofErr w:type="gramEnd"/>
      <w:r w:rsidRPr="00266BE3">
        <w:rPr>
          <w:lang w:val="en-US"/>
        </w:rPr>
        <w:t xml:space="preserve"> </w:t>
      </w:r>
      <w:r w:rsidRPr="00266BE3">
        <w:rPr>
          <w:lang w:val="en-GB"/>
        </w:rPr>
        <w:t xml:space="preserve">Divide and rule, unite and resist: Contact, collective action and policy attitudes amongst historically disadvantaged groups. </w:t>
      </w:r>
      <w:proofErr w:type="gramStart"/>
      <w:r w:rsidRPr="00266BE3">
        <w:rPr>
          <w:i/>
          <w:lang w:val="en-GB"/>
        </w:rPr>
        <w:t>Journal of Social Issues</w:t>
      </w:r>
      <w:r w:rsidRPr="00266BE3">
        <w:rPr>
          <w:lang w:val="en-GB"/>
        </w:rPr>
        <w:t>.</w:t>
      </w:r>
      <w:proofErr w:type="gramEnd"/>
    </w:p>
    <w:p w:rsidR="00266BE3" w:rsidRDefault="00266BE3" w:rsidP="00656BF9">
      <w:pPr>
        <w:pStyle w:val="NoSpacing"/>
        <w:spacing w:line="480" w:lineRule="auto"/>
      </w:pPr>
    </w:p>
    <w:p w:rsidR="00266BE3" w:rsidRPr="00266BE3" w:rsidRDefault="00266BE3" w:rsidP="00656BF9">
      <w:pPr>
        <w:pStyle w:val="NoSpacing"/>
        <w:spacing w:line="480" w:lineRule="auto"/>
      </w:pPr>
      <w:proofErr w:type="gramStart"/>
      <w:r w:rsidRPr="00266BE3">
        <w:lastRenderedPageBreak/>
        <w:t xml:space="preserve">Dixon, J., </w:t>
      </w:r>
      <w:proofErr w:type="spellStart"/>
      <w:r w:rsidRPr="00266BE3">
        <w:t>Durrheim</w:t>
      </w:r>
      <w:proofErr w:type="spellEnd"/>
      <w:r w:rsidRPr="00266BE3">
        <w:t xml:space="preserve">, K., Kerr, P., &amp; </w:t>
      </w:r>
      <w:proofErr w:type="spellStart"/>
      <w:r w:rsidRPr="00266BE3">
        <w:t>Thomae</w:t>
      </w:r>
      <w:proofErr w:type="spellEnd"/>
      <w:r w:rsidRPr="00266BE3">
        <w:t>, M. (2013).</w:t>
      </w:r>
      <w:proofErr w:type="gramEnd"/>
      <w:r w:rsidRPr="00266BE3">
        <w:t xml:space="preserve">  </w:t>
      </w:r>
      <w:r w:rsidRPr="00266BE3">
        <w:rPr>
          <w:lang w:val="en-GB"/>
        </w:rPr>
        <w:t xml:space="preserve">‘What’s so funny ‘bout peace, love and understanding’? </w:t>
      </w:r>
      <w:proofErr w:type="gramStart"/>
      <w:r w:rsidRPr="00266BE3">
        <w:rPr>
          <w:lang w:val="en-GB"/>
        </w:rPr>
        <w:t>Further reflections on the limits of prejudice reduction as a model of social change</w:t>
      </w:r>
      <w:r w:rsidRPr="00266BE3">
        <w:rPr>
          <w:b/>
          <w:lang w:val="en-GB"/>
        </w:rPr>
        <w:t>.</w:t>
      </w:r>
      <w:proofErr w:type="gramEnd"/>
      <w:r w:rsidRPr="00266BE3">
        <w:rPr>
          <w:b/>
          <w:lang w:val="en-GB"/>
        </w:rPr>
        <w:t xml:space="preserve"> </w:t>
      </w:r>
      <w:proofErr w:type="gramStart"/>
      <w:r w:rsidRPr="00266BE3">
        <w:rPr>
          <w:lang w:val="en-GB"/>
        </w:rPr>
        <w:t>Journal of Social and Political Psychology.</w:t>
      </w:r>
      <w:proofErr w:type="gramEnd"/>
    </w:p>
    <w:p w:rsidR="00CA5434" w:rsidRDefault="00CA5434" w:rsidP="00656BF9">
      <w:pPr>
        <w:pStyle w:val="NoSpacing"/>
        <w:spacing w:line="480" w:lineRule="auto"/>
      </w:pPr>
    </w:p>
    <w:p w:rsidR="00266BE3" w:rsidRPr="00266BE3" w:rsidRDefault="00266BE3" w:rsidP="00656BF9">
      <w:pPr>
        <w:pStyle w:val="NoSpacing"/>
        <w:spacing w:line="480" w:lineRule="auto"/>
        <w:rPr>
          <w:lang w:val="en-GB"/>
        </w:rPr>
      </w:pPr>
      <w:proofErr w:type="gramStart"/>
      <w:r w:rsidRPr="00266BE3">
        <w:rPr>
          <w:lang w:val="en-GB"/>
        </w:rPr>
        <w:t xml:space="preserve">Dixon, J., Levine, M., </w:t>
      </w:r>
      <w:proofErr w:type="spellStart"/>
      <w:r w:rsidRPr="00266BE3">
        <w:rPr>
          <w:lang w:val="en-GB"/>
        </w:rPr>
        <w:t>Reicher</w:t>
      </w:r>
      <w:proofErr w:type="spellEnd"/>
      <w:r w:rsidRPr="00266BE3">
        <w:rPr>
          <w:lang w:val="en-GB"/>
        </w:rPr>
        <w:t xml:space="preserve">, S., &amp; </w:t>
      </w:r>
      <w:proofErr w:type="spellStart"/>
      <w:r w:rsidRPr="00266BE3">
        <w:rPr>
          <w:lang w:val="en-GB"/>
        </w:rPr>
        <w:t>Durrheim</w:t>
      </w:r>
      <w:proofErr w:type="spellEnd"/>
      <w:r w:rsidRPr="00266BE3">
        <w:rPr>
          <w:lang w:val="en-GB"/>
        </w:rPr>
        <w:t>, K., (2012).</w:t>
      </w:r>
      <w:proofErr w:type="gramEnd"/>
      <w:r w:rsidRPr="00266BE3">
        <w:rPr>
          <w:lang w:val="en-GB"/>
        </w:rPr>
        <w:t xml:space="preserve"> </w:t>
      </w:r>
      <w:r w:rsidRPr="00266BE3">
        <w:t xml:space="preserve">Beyond prejudice: Are negative evaluations the problem? Is getting us to like one another more the solution? </w:t>
      </w:r>
      <w:proofErr w:type="spellStart"/>
      <w:r w:rsidRPr="00266BE3">
        <w:rPr>
          <w:i/>
          <w:lang w:val="en-GB"/>
        </w:rPr>
        <w:t>Behavioral</w:t>
      </w:r>
      <w:proofErr w:type="spellEnd"/>
      <w:r w:rsidRPr="00266BE3">
        <w:rPr>
          <w:i/>
          <w:lang w:val="en-GB"/>
        </w:rPr>
        <w:t xml:space="preserve"> and Brain Sciences</w:t>
      </w:r>
      <w:r w:rsidRPr="00266BE3">
        <w:rPr>
          <w:lang w:val="en-GB"/>
        </w:rPr>
        <w:t>, 36, 1-16.</w:t>
      </w:r>
    </w:p>
    <w:p w:rsidR="00266BE3" w:rsidRDefault="00266BE3" w:rsidP="00656BF9">
      <w:pPr>
        <w:pStyle w:val="NoSpacing"/>
        <w:spacing w:line="480" w:lineRule="auto"/>
      </w:pPr>
    </w:p>
    <w:p w:rsidR="00266BE3" w:rsidRPr="00266BE3" w:rsidRDefault="00266BE3" w:rsidP="00656BF9">
      <w:pPr>
        <w:pStyle w:val="NoSpacing"/>
        <w:spacing w:line="480" w:lineRule="auto"/>
        <w:rPr>
          <w:lang w:val="en-US"/>
        </w:rPr>
      </w:pPr>
      <w:proofErr w:type="spellStart"/>
      <w:proofErr w:type="gramStart"/>
      <w:r w:rsidRPr="00266BE3">
        <w:rPr>
          <w:lang w:val="en-US"/>
        </w:rPr>
        <w:t>Durrheim</w:t>
      </w:r>
      <w:proofErr w:type="spellEnd"/>
      <w:r w:rsidRPr="00266BE3">
        <w:rPr>
          <w:lang w:val="en-US"/>
        </w:rPr>
        <w:t>, K., &amp; Dixon, J. (2010).</w:t>
      </w:r>
      <w:proofErr w:type="gramEnd"/>
      <w:r w:rsidRPr="00266BE3">
        <w:rPr>
          <w:lang w:val="en-US"/>
        </w:rPr>
        <w:t xml:space="preserve"> Racial Contact and Change in South Africa. </w:t>
      </w:r>
      <w:r w:rsidRPr="00266BE3">
        <w:rPr>
          <w:i/>
          <w:lang w:val="en-US"/>
        </w:rPr>
        <w:t>Journal of Social Issues</w:t>
      </w:r>
      <w:r w:rsidRPr="00266BE3">
        <w:rPr>
          <w:lang w:val="en-US"/>
        </w:rPr>
        <w:t xml:space="preserve">, </w:t>
      </w:r>
      <w:r w:rsidRPr="00266BE3">
        <w:rPr>
          <w:i/>
          <w:lang w:val="en-US"/>
        </w:rPr>
        <w:t>66</w:t>
      </w:r>
      <w:r w:rsidRPr="00266BE3">
        <w:rPr>
          <w:lang w:val="en-US"/>
        </w:rPr>
        <w:t>, 273-288.</w:t>
      </w:r>
    </w:p>
    <w:p w:rsidR="00CA5434" w:rsidRDefault="00CA5434" w:rsidP="00656BF9">
      <w:pPr>
        <w:pStyle w:val="NoSpacing"/>
        <w:spacing w:line="480" w:lineRule="auto"/>
      </w:pPr>
    </w:p>
    <w:p w:rsidR="00266BE3" w:rsidRPr="00266BE3" w:rsidRDefault="00266BE3" w:rsidP="00656BF9">
      <w:pPr>
        <w:pStyle w:val="NoSpacing"/>
        <w:spacing w:line="480" w:lineRule="auto"/>
      </w:pPr>
      <w:proofErr w:type="spellStart"/>
      <w:proofErr w:type="gramStart"/>
      <w:r w:rsidRPr="00266BE3">
        <w:t>Durrheim</w:t>
      </w:r>
      <w:proofErr w:type="spellEnd"/>
      <w:r w:rsidRPr="00266BE3">
        <w:t>, K. &amp; Dixon, J.</w:t>
      </w:r>
      <w:proofErr w:type="gramEnd"/>
      <w:r w:rsidRPr="00266BE3">
        <w:t xml:space="preserve">  (2005). </w:t>
      </w:r>
      <w:proofErr w:type="gramStart"/>
      <w:r w:rsidRPr="00266BE3">
        <w:rPr>
          <w:i/>
        </w:rPr>
        <w:t>Racial</w:t>
      </w:r>
      <w:proofErr w:type="gramEnd"/>
      <w:r w:rsidRPr="00266BE3">
        <w:rPr>
          <w:i/>
        </w:rPr>
        <w:t xml:space="preserve"> encounter: The social psychology of contact and desegregation</w:t>
      </w:r>
      <w:r w:rsidRPr="00266BE3">
        <w:t>. London: Routledge.</w:t>
      </w:r>
    </w:p>
    <w:p w:rsidR="00CA5434" w:rsidRDefault="00CA5434" w:rsidP="00656BF9">
      <w:pPr>
        <w:pStyle w:val="NoSpacing"/>
        <w:spacing w:line="480" w:lineRule="auto"/>
      </w:pPr>
    </w:p>
    <w:p w:rsidR="00266BE3" w:rsidRPr="00266BE3" w:rsidRDefault="00266BE3" w:rsidP="00656BF9">
      <w:pPr>
        <w:pStyle w:val="NoSpacing"/>
        <w:spacing w:line="480" w:lineRule="auto"/>
        <w:rPr>
          <w:lang w:val="en-GB"/>
        </w:rPr>
      </w:pPr>
      <w:proofErr w:type="spellStart"/>
      <w:proofErr w:type="gramStart"/>
      <w:r w:rsidRPr="00266BE3">
        <w:rPr>
          <w:lang w:val="en-GB"/>
        </w:rPr>
        <w:t>Durrheim</w:t>
      </w:r>
      <w:proofErr w:type="spellEnd"/>
      <w:r w:rsidRPr="00266BE3">
        <w:rPr>
          <w:lang w:val="en-GB"/>
        </w:rPr>
        <w:t>, K., Jacobs, N., &amp; Dixon, J. (2013).</w:t>
      </w:r>
      <w:proofErr w:type="gramEnd"/>
      <w:r w:rsidRPr="00266BE3">
        <w:rPr>
          <w:lang w:val="en-GB"/>
        </w:rPr>
        <w:t xml:space="preserve"> </w:t>
      </w:r>
      <w:proofErr w:type="gramStart"/>
      <w:r w:rsidRPr="00266BE3">
        <w:rPr>
          <w:lang w:val="en-GB"/>
        </w:rPr>
        <w:t>Explaining the paradoxical effects of intergroup contact: Paternalistic relations and system justification in domestic labour in South Africa.</w:t>
      </w:r>
      <w:proofErr w:type="gramEnd"/>
      <w:r w:rsidRPr="00266BE3">
        <w:rPr>
          <w:lang w:val="en-GB"/>
        </w:rPr>
        <w:t xml:space="preserve"> </w:t>
      </w:r>
      <w:proofErr w:type="gramStart"/>
      <w:r w:rsidRPr="00266BE3">
        <w:rPr>
          <w:i/>
          <w:lang w:val="en-GB"/>
        </w:rPr>
        <w:t>International Journal of Intercultural Studies</w:t>
      </w:r>
      <w:r w:rsidRPr="00266BE3">
        <w:rPr>
          <w:lang w:val="en-GB"/>
        </w:rPr>
        <w:t>.</w:t>
      </w:r>
      <w:proofErr w:type="gramEnd"/>
      <w:r w:rsidRPr="00266BE3">
        <w:rPr>
          <w:lang w:val="en-GB"/>
        </w:rPr>
        <w:t xml:space="preserve"> http://dx.doi.org/10.1016/j.ijintrel.2013.11.006.</w:t>
      </w:r>
    </w:p>
    <w:p w:rsidR="00CA5434" w:rsidRDefault="00CA5434" w:rsidP="00656BF9">
      <w:pPr>
        <w:pStyle w:val="NoSpacing"/>
        <w:spacing w:line="480" w:lineRule="auto"/>
      </w:pPr>
    </w:p>
    <w:p w:rsidR="00266BE3" w:rsidRPr="00266BE3" w:rsidRDefault="00266BE3" w:rsidP="00656BF9">
      <w:pPr>
        <w:pStyle w:val="NoSpacing"/>
        <w:spacing w:line="480" w:lineRule="auto"/>
        <w:rPr>
          <w:lang w:val="en-GB"/>
        </w:rPr>
      </w:pPr>
      <w:proofErr w:type="gramStart"/>
      <w:r w:rsidRPr="00266BE3">
        <w:rPr>
          <w:lang w:val="en-GB"/>
        </w:rPr>
        <w:t>Eller, A., &amp; Abrams, D. (2003).</w:t>
      </w:r>
      <w:proofErr w:type="gramEnd"/>
      <w:r w:rsidRPr="00266BE3">
        <w:rPr>
          <w:lang w:val="en-GB"/>
        </w:rPr>
        <w:t xml:space="preserve"> “Gringos” in Mexico: Cross-sectional and longitudinal effects of language school-promoted contact on intergroup bias. </w:t>
      </w:r>
      <w:r w:rsidRPr="00266BE3">
        <w:rPr>
          <w:i/>
          <w:iCs/>
          <w:lang w:val="en-GB"/>
        </w:rPr>
        <w:t xml:space="preserve">Group Processes and Intergroup Relations, 6, </w:t>
      </w:r>
      <w:r w:rsidRPr="00266BE3">
        <w:rPr>
          <w:lang w:val="en-GB"/>
        </w:rPr>
        <w:t>55–75.</w:t>
      </w:r>
    </w:p>
    <w:p w:rsidR="00266BE3" w:rsidRPr="00266BE3" w:rsidRDefault="00266BE3" w:rsidP="00656BF9">
      <w:pPr>
        <w:pStyle w:val="NoSpacing"/>
        <w:spacing w:line="480" w:lineRule="auto"/>
        <w:rPr>
          <w:lang w:val="en-GB"/>
        </w:rPr>
      </w:pPr>
    </w:p>
    <w:p w:rsidR="00266BE3" w:rsidRPr="00266BE3" w:rsidRDefault="00266BE3" w:rsidP="00656BF9">
      <w:pPr>
        <w:pStyle w:val="NoSpacing"/>
        <w:spacing w:line="480" w:lineRule="auto"/>
        <w:rPr>
          <w:lang w:val="en-GB"/>
        </w:rPr>
      </w:pPr>
      <w:proofErr w:type="gramStart"/>
      <w:r w:rsidRPr="00266BE3">
        <w:rPr>
          <w:lang w:val="en-GB"/>
        </w:rPr>
        <w:t>Eller, A., &amp; Abrams, D. (2004).</w:t>
      </w:r>
      <w:proofErr w:type="gramEnd"/>
      <w:r w:rsidRPr="00266BE3">
        <w:rPr>
          <w:lang w:val="en-GB"/>
        </w:rPr>
        <w:t xml:space="preserve"> Come together: Longitudinal comparisons of Pettigrew’s reformulated intergroup contact model and the common </w:t>
      </w:r>
      <w:proofErr w:type="spellStart"/>
      <w:r w:rsidRPr="00266BE3">
        <w:rPr>
          <w:lang w:val="en-GB"/>
        </w:rPr>
        <w:t>ingroup</w:t>
      </w:r>
      <w:proofErr w:type="spellEnd"/>
      <w:r w:rsidRPr="00266BE3">
        <w:rPr>
          <w:lang w:val="en-GB"/>
        </w:rPr>
        <w:t xml:space="preserve"> identity model in Anglo-French and Mexican-American contexts. </w:t>
      </w:r>
      <w:r w:rsidRPr="00266BE3">
        <w:rPr>
          <w:i/>
          <w:iCs/>
          <w:lang w:val="en-GB"/>
        </w:rPr>
        <w:t xml:space="preserve">European Journal of Social Psychology, 34, </w:t>
      </w:r>
      <w:r w:rsidRPr="00266BE3">
        <w:rPr>
          <w:lang w:val="en-GB"/>
        </w:rPr>
        <w:t>229–256.</w:t>
      </w:r>
    </w:p>
    <w:p w:rsidR="00266BE3" w:rsidRDefault="00266BE3" w:rsidP="00656BF9">
      <w:pPr>
        <w:pStyle w:val="NoSpacing"/>
        <w:spacing w:line="480" w:lineRule="auto"/>
      </w:pPr>
    </w:p>
    <w:p w:rsidR="00354486" w:rsidRDefault="00354486" w:rsidP="00656BF9">
      <w:pPr>
        <w:pStyle w:val="NoSpacing"/>
        <w:spacing w:line="480" w:lineRule="auto"/>
      </w:pPr>
      <w:proofErr w:type="spellStart"/>
      <w:r>
        <w:lastRenderedPageBreak/>
        <w:t>Fairlie</w:t>
      </w:r>
      <w:proofErr w:type="spellEnd"/>
      <w:r>
        <w:t xml:space="preserve">, R. W., </w:t>
      </w:r>
      <w:proofErr w:type="spellStart"/>
      <w:r>
        <w:t>Resch</w:t>
      </w:r>
      <w:proofErr w:type="spellEnd"/>
      <w:r>
        <w:t>, A. M., (200). Is there ‘white ﬂight’ into private schools? Evidence from the</w:t>
      </w:r>
    </w:p>
    <w:p w:rsidR="00354486" w:rsidRDefault="00354486" w:rsidP="00656BF9">
      <w:pPr>
        <w:pStyle w:val="NoSpacing"/>
        <w:spacing w:line="480" w:lineRule="auto"/>
      </w:pPr>
      <w:proofErr w:type="gramStart"/>
      <w:r>
        <w:t>National Educational Longitudinal Survey.</w:t>
      </w:r>
      <w:proofErr w:type="gramEnd"/>
      <w:r>
        <w:t xml:space="preserve"> Review of Economics and Statistics, </w:t>
      </w:r>
    </w:p>
    <w:p w:rsidR="00354486" w:rsidRPr="00266BE3" w:rsidRDefault="00354486" w:rsidP="00656BF9">
      <w:pPr>
        <w:pStyle w:val="NoSpacing"/>
        <w:spacing w:line="480" w:lineRule="auto"/>
      </w:pPr>
    </w:p>
    <w:p w:rsidR="00266BE3" w:rsidRPr="00266BE3" w:rsidRDefault="00266BE3" w:rsidP="00656BF9">
      <w:pPr>
        <w:pStyle w:val="NoSpacing"/>
        <w:spacing w:line="480" w:lineRule="auto"/>
      </w:pPr>
      <w:r w:rsidRPr="00266BE3">
        <w:t xml:space="preserve">Forbes, H. (2004). </w:t>
      </w:r>
      <w:proofErr w:type="gramStart"/>
      <w:r w:rsidRPr="00266BE3">
        <w:t>Ethnic conflict and the contact hypothesis.</w:t>
      </w:r>
      <w:proofErr w:type="gramEnd"/>
      <w:r w:rsidRPr="00266BE3">
        <w:t xml:space="preserve"> In Y. T. Lee, C. </w:t>
      </w:r>
      <w:proofErr w:type="spellStart"/>
      <w:r w:rsidRPr="00266BE3">
        <w:t>McAuley</w:t>
      </w:r>
      <w:proofErr w:type="spellEnd"/>
      <w:r w:rsidRPr="00266BE3">
        <w:t xml:space="preserve">, F. </w:t>
      </w:r>
      <w:proofErr w:type="spellStart"/>
      <w:r w:rsidRPr="00266BE3">
        <w:t>Moghaddam</w:t>
      </w:r>
      <w:proofErr w:type="spellEnd"/>
      <w:r w:rsidRPr="00266BE3">
        <w:t xml:space="preserve">, &amp; </w:t>
      </w:r>
      <w:proofErr w:type="spellStart"/>
      <w:r w:rsidRPr="00266BE3">
        <w:t>S.Worchel</w:t>
      </w:r>
      <w:proofErr w:type="spellEnd"/>
      <w:r w:rsidRPr="00266BE3">
        <w:t xml:space="preserve"> (Eds.), </w:t>
      </w:r>
      <w:proofErr w:type="gramStart"/>
      <w:r w:rsidRPr="00266BE3">
        <w:rPr>
          <w:i/>
        </w:rPr>
        <w:t>The</w:t>
      </w:r>
      <w:proofErr w:type="gramEnd"/>
      <w:r w:rsidRPr="00266BE3">
        <w:rPr>
          <w:i/>
        </w:rPr>
        <w:t xml:space="preserve"> psychology of ethnic and cultural conflict</w:t>
      </w:r>
      <w:r w:rsidRPr="00266BE3">
        <w:t xml:space="preserve"> (pp. 69–88). New York: </w:t>
      </w:r>
      <w:proofErr w:type="spellStart"/>
      <w:r w:rsidRPr="00266BE3">
        <w:t>Praeger</w:t>
      </w:r>
      <w:proofErr w:type="spellEnd"/>
      <w:r w:rsidRPr="00266BE3">
        <w:t>.</w:t>
      </w:r>
    </w:p>
    <w:p w:rsidR="00CA5434" w:rsidRDefault="00CA5434" w:rsidP="00656BF9">
      <w:pPr>
        <w:pStyle w:val="NoSpacing"/>
        <w:spacing w:line="480" w:lineRule="auto"/>
      </w:pPr>
    </w:p>
    <w:p w:rsidR="00CA5434" w:rsidRDefault="003E29FA" w:rsidP="00656BF9">
      <w:pPr>
        <w:pStyle w:val="NoSpacing"/>
        <w:spacing w:line="480" w:lineRule="auto"/>
        <w:rPr>
          <w:lang w:val="en-US"/>
        </w:rPr>
      </w:pPr>
      <w:proofErr w:type="spellStart"/>
      <w:proofErr w:type="gramStart"/>
      <w:r w:rsidRPr="003E29FA">
        <w:rPr>
          <w:lang w:val="en-US"/>
        </w:rPr>
        <w:t>Fossett</w:t>
      </w:r>
      <w:proofErr w:type="spellEnd"/>
      <w:r w:rsidRPr="003E29FA">
        <w:rPr>
          <w:lang w:val="en-US"/>
        </w:rPr>
        <w:t>, M</w:t>
      </w:r>
      <w:r w:rsidR="007B7FE6">
        <w:rPr>
          <w:lang w:val="en-US"/>
        </w:rPr>
        <w:t>. &amp;</w:t>
      </w:r>
      <w:r w:rsidRPr="003E29FA">
        <w:rPr>
          <w:lang w:val="en-US"/>
        </w:rPr>
        <w:t xml:space="preserve"> </w:t>
      </w:r>
      <w:proofErr w:type="spellStart"/>
      <w:r w:rsidRPr="003E29FA">
        <w:rPr>
          <w:lang w:val="en-US"/>
        </w:rPr>
        <w:t>Kiecolt</w:t>
      </w:r>
      <w:proofErr w:type="spellEnd"/>
      <w:r w:rsidR="007B7FE6">
        <w:rPr>
          <w:lang w:val="en-US"/>
        </w:rPr>
        <w:t>, K. J. (</w:t>
      </w:r>
      <w:r w:rsidRPr="003E29FA">
        <w:rPr>
          <w:lang w:val="en-US"/>
        </w:rPr>
        <w:t>1989</w:t>
      </w:r>
      <w:r w:rsidR="007B7FE6">
        <w:rPr>
          <w:lang w:val="en-US"/>
        </w:rPr>
        <w:t>)</w:t>
      </w:r>
      <w:r w:rsidRPr="003E29FA">
        <w:rPr>
          <w:lang w:val="en-US"/>
        </w:rPr>
        <w:t>.</w:t>
      </w:r>
      <w:proofErr w:type="gramEnd"/>
      <w:r w:rsidRPr="003E29FA">
        <w:rPr>
          <w:lang w:val="en-US"/>
        </w:rPr>
        <w:t xml:space="preserve"> </w:t>
      </w:r>
      <w:proofErr w:type="gramStart"/>
      <w:r w:rsidRPr="003E29FA">
        <w:rPr>
          <w:lang w:val="en-US"/>
        </w:rPr>
        <w:t>The</w:t>
      </w:r>
      <w:r>
        <w:rPr>
          <w:lang w:val="en-US"/>
        </w:rPr>
        <w:t xml:space="preserve"> </w:t>
      </w:r>
      <w:r w:rsidR="007B7FE6">
        <w:rPr>
          <w:lang w:val="en-US"/>
        </w:rPr>
        <w:t>relative size of minority p</w:t>
      </w:r>
      <w:r w:rsidRPr="003E29FA">
        <w:rPr>
          <w:lang w:val="en-US"/>
        </w:rPr>
        <w:t>opulations and</w:t>
      </w:r>
      <w:r w:rsidR="007B7FE6">
        <w:rPr>
          <w:lang w:val="en-US"/>
        </w:rPr>
        <w:t xml:space="preserve"> white racial attitudes.</w:t>
      </w:r>
      <w:proofErr w:type="gramEnd"/>
      <w:r w:rsidRPr="003E29FA">
        <w:rPr>
          <w:lang w:val="en-US"/>
        </w:rPr>
        <w:t xml:space="preserve"> </w:t>
      </w:r>
      <w:proofErr w:type="gramStart"/>
      <w:r w:rsidRPr="007B7FE6">
        <w:rPr>
          <w:i/>
          <w:lang w:val="en-US"/>
        </w:rPr>
        <w:t>Social Science Quarterly</w:t>
      </w:r>
      <w:r w:rsidR="007B7FE6">
        <w:rPr>
          <w:lang w:val="en-US"/>
        </w:rPr>
        <w:t xml:space="preserve">, </w:t>
      </w:r>
      <w:r w:rsidRPr="007B7FE6">
        <w:rPr>
          <w:i/>
          <w:lang w:val="en-US"/>
        </w:rPr>
        <w:t>70</w:t>
      </w:r>
      <w:r w:rsidR="007B7FE6">
        <w:rPr>
          <w:lang w:val="en-US"/>
        </w:rPr>
        <w:t xml:space="preserve">, </w:t>
      </w:r>
      <w:r w:rsidRPr="003E29FA">
        <w:rPr>
          <w:lang w:val="en-US"/>
        </w:rPr>
        <w:t>820-35.</w:t>
      </w:r>
      <w:proofErr w:type="gramEnd"/>
    </w:p>
    <w:p w:rsidR="007B7FE6" w:rsidRDefault="007B7FE6" w:rsidP="00656BF9">
      <w:pPr>
        <w:pStyle w:val="NoSpacing"/>
        <w:spacing w:line="480" w:lineRule="auto"/>
      </w:pPr>
    </w:p>
    <w:p w:rsidR="00266BE3" w:rsidRPr="00266BE3" w:rsidRDefault="00266BE3" w:rsidP="00656BF9">
      <w:pPr>
        <w:pStyle w:val="NoSpacing"/>
        <w:spacing w:line="480" w:lineRule="auto"/>
      </w:pPr>
      <w:proofErr w:type="spellStart"/>
      <w:r w:rsidRPr="00266BE3">
        <w:t>Hammack</w:t>
      </w:r>
      <w:proofErr w:type="spellEnd"/>
      <w:r w:rsidRPr="00266BE3">
        <w:t xml:space="preserve">, P. L. (2011). </w:t>
      </w:r>
      <w:r w:rsidRPr="00266BE3">
        <w:rPr>
          <w:i/>
        </w:rPr>
        <w:t>Narrative and the politics of identity: The cultural psychology of Israeli and Palestinian youth</w:t>
      </w:r>
      <w:r w:rsidRPr="00266BE3">
        <w:t>. New York: Oxford University Press.</w:t>
      </w:r>
    </w:p>
    <w:p w:rsidR="00CA5434" w:rsidRDefault="00CA5434" w:rsidP="00656BF9">
      <w:pPr>
        <w:pStyle w:val="NoSpacing"/>
        <w:spacing w:line="480" w:lineRule="auto"/>
      </w:pPr>
    </w:p>
    <w:p w:rsidR="00302AFE" w:rsidRDefault="00302AFE" w:rsidP="00656BF9">
      <w:pPr>
        <w:pStyle w:val="NoSpacing"/>
        <w:spacing w:line="480" w:lineRule="auto"/>
        <w:rPr>
          <w:lang w:val="en-US"/>
        </w:rPr>
      </w:pPr>
      <w:proofErr w:type="gramStart"/>
      <w:r w:rsidRPr="00302AFE">
        <w:rPr>
          <w:lang w:val="en-US"/>
        </w:rPr>
        <w:t>Islam</w:t>
      </w:r>
      <w:r w:rsidR="00A86C3D">
        <w:rPr>
          <w:lang w:val="en-US"/>
        </w:rPr>
        <w:t>,</w:t>
      </w:r>
      <w:r w:rsidRPr="00302AFE">
        <w:rPr>
          <w:lang w:val="en-US"/>
        </w:rPr>
        <w:t xml:space="preserve"> M</w:t>
      </w:r>
      <w:r w:rsidR="00A86C3D">
        <w:rPr>
          <w:lang w:val="en-US"/>
        </w:rPr>
        <w:t xml:space="preserve">. </w:t>
      </w:r>
      <w:r w:rsidRPr="00302AFE">
        <w:rPr>
          <w:lang w:val="en-US"/>
        </w:rPr>
        <w:t>R</w:t>
      </w:r>
      <w:r w:rsidR="00A86C3D">
        <w:rPr>
          <w:lang w:val="en-US"/>
        </w:rPr>
        <w:t>.</w:t>
      </w:r>
      <w:r w:rsidRPr="00302AFE">
        <w:rPr>
          <w:lang w:val="en-US"/>
        </w:rPr>
        <w:t>,</w:t>
      </w:r>
      <w:r w:rsidR="00A86C3D">
        <w:rPr>
          <w:lang w:val="en-US"/>
        </w:rPr>
        <w:t xml:space="preserve"> &amp;</w:t>
      </w:r>
      <w:r w:rsidRPr="00302AFE">
        <w:rPr>
          <w:lang w:val="en-US"/>
        </w:rPr>
        <w:t xml:space="preserve"> </w:t>
      </w:r>
      <w:proofErr w:type="spellStart"/>
      <w:r w:rsidRPr="00302AFE">
        <w:rPr>
          <w:lang w:val="en-US"/>
        </w:rPr>
        <w:t>Hewstone</w:t>
      </w:r>
      <w:proofErr w:type="spellEnd"/>
      <w:r w:rsidR="00A86C3D">
        <w:rPr>
          <w:lang w:val="en-US"/>
        </w:rPr>
        <w:t>,</w:t>
      </w:r>
      <w:r w:rsidRPr="00302AFE">
        <w:rPr>
          <w:lang w:val="en-US"/>
        </w:rPr>
        <w:t xml:space="preserve"> M. </w:t>
      </w:r>
      <w:r w:rsidR="00A86C3D">
        <w:rPr>
          <w:lang w:val="en-US"/>
        </w:rPr>
        <w:t>(</w:t>
      </w:r>
      <w:r w:rsidRPr="00302AFE">
        <w:rPr>
          <w:lang w:val="en-US"/>
        </w:rPr>
        <w:t>1993</w:t>
      </w:r>
      <w:r w:rsidR="00A86C3D">
        <w:rPr>
          <w:lang w:val="en-US"/>
        </w:rPr>
        <w:t>)</w:t>
      </w:r>
      <w:r w:rsidRPr="00302AFE">
        <w:rPr>
          <w:lang w:val="en-US"/>
        </w:rPr>
        <w:t>.</w:t>
      </w:r>
      <w:proofErr w:type="gramEnd"/>
      <w:r w:rsidRPr="00302AFE">
        <w:rPr>
          <w:lang w:val="en-US"/>
        </w:rPr>
        <w:t xml:space="preserve"> Dimensions of</w:t>
      </w:r>
      <w:r w:rsidR="00A86C3D">
        <w:rPr>
          <w:lang w:val="en-US"/>
        </w:rPr>
        <w:t xml:space="preserve"> </w:t>
      </w:r>
      <w:r w:rsidRPr="00302AFE">
        <w:rPr>
          <w:lang w:val="en-US"/>
        </w:rPr>
        <w:t>contact as predictors of intergroup anxiety,</w:t>
      </w:r>
      <w:r w:rsidR="00A86C3D">
        <w:rPr>
          <w:lang w:val="en-US"/>
        </w:rPr>
        <w:t xml:space="preserve"> </w:t>
      </w:r>
      <w:r w:rsidRPr="00302AFE">
        <w:rPr>
          <w:lang w:val="en-US"/>
        </w:rPr>
        <w:t xml:space="preserve">perceived out-group variability, and </w:t>
      </w:r>
      <w:proofErr w:type="spellStart"/>
      <w:r w:rsidRPr="00302AFE">
        <w:rPr>
          <w:lang w:val="en-US"/>
        </w:rPr>
        <w:t>outgroup</w:t>
      </w:r>
      <w:proofErr w:type="spellEnd"/>
      <w:r w:rsidR="00A86C3D">
        <w:rPr>
          <w:lang w:val="en-US"/>
        </w:rPr>
        <w:t xml:space="preserve"> attitude: A</w:t>
      </w:r>
      <w:r w:rsidRPr="00302AFE">
        <w:rPr>
          <w:lang w:val="en-US"/>
        </w:rPr>
        <w:t xml:space="preserve">n integrative model. </w:t>
      </w:r>
      <w:r w:rsidR="00A86C3D" w:rsidRPr="00302AFE">
        <w:rPr>
          <w:i/>
          <w:iCs/>
          <w:lang w:val="en-US"/>
        </w:rPr>
        <w:t>Pers</w:t>
      </w:r>
      <w:r w:rsidR="00A86C3D">
        <w:rPr>
          <w:i/>
          <w:iCs/>
          <w:lang w:val="en-US"/>
        </w:rPr>
        <w:t xml:space="preserve">onality and </w:t>
      </w:r>
      <w:r w:rsidRPr="00302AFE">
        <w:rPr>
          <w:i/>
          <w:iCs/>
          <w:lang w:val="en-US"/>
        </w:rPr>
        <w:t>Soc</w:t>
      </w:r>
      <w:r w:rsidR="00A86C3D">
        <w:rPr>
          <w:i/>
          <w:iCs/>
          <w:lang w:val="en-US"/>
        </w:rPr>
        <w:t>ial</w:t>
      </w:r>
      <w:r w:rsidRPr="00302AFE">
        <w:rPr>
          <w:i/>
          <w:iCs/>
          <w:lang w:val="en-US"/>
        </w:rPr>
        <w:t xml:space="preserve"> Psychol</w:t>
      </w:r>
      <w:r w:rsidR="00A86C3D">
        <w:rPr>
          <w:i/>
          <w:iCs/>
          <w:lang w:val="en-US"/>
        </w:rPr>
        <w:t>ogy</w:t>
      </w:r>
      <w:r w:rsidRPr="00302AFE">
        <w:rPr>
          <w:i/>
          <w:iCs/>
          <w:lang w:val="en-US"/>
        </w:rPr>
        <w:t xml:space="preserve"> Bull</w:t>
      </w:r>
      <w:r w:rsidR="00A86C3D">
        <w:rPr>
          <w:i/>
          <w:iCs/>
          <w:lang w:val="en-US"/>
        </w:rPr>
        <w:t>etin,</w:t>
      </w:r>
      <w:r w:rsidRPr="00302AFE">
        <w:rPr>
          <w:i/>
          <w:iCs/>
          <w:lang w:val="en-US"/>
        </w:rPr>
        <w:t xml:space="preserve"> </w:t>
      </w:r>
      <w:r w:rsidRPr="00A86C3D">
        <w:rPr>
          <w:i/>
          <w:lang w:val="en-US"/>
        </w:rPr>
        <w:t>19</w:t>
      </w:r>
      <w:r w:rsidR="00A86C3D">
        <w:rPr>
          <w:lang w:val="en-US"/>
        </w:rPr>
        <w:t>, 700-7</w:t>
      </w:r>
      <w:r w:rsidRPr="00302AFE">
        <w:rPr>
          <w:lang w:val="en-US"/>
        </w:rPr>
        <w:t>10</w:t>
      </w:r>
      <w:r w:rsidR="00A86C3D">
        <w:rPr>
          <w:lang w:val="en-US"/>
        </w:rPr>
        <w:t>.</w:t>
      </w:r>
    </w:p>
    <w:p w:rsidR="00A86C3D" w:rsidRDefault="00A86C3D" w:rsidP="00656BF9">
      <w:pPr>
        <w:pStyle w:val="NoSpacing"/>
        <w:spacing w:line="480" w:lineRule="auto"/>
      </w:pPr>
    </w:p>
    <w:p w:rsidR="00266BE3" w:rsidRPr="00266BE3" w:rsidRDefault="00266BE3" w:rsidP="00656BF9">
      <w:pPr>
        <w:pStyle w:val="NoSpacing"/>
        <w:spacing w:line="480" w:lineRule="auto"/>
      </w:pPr>
      <w:r w:rsidRPr="00266BE3">
        <w:rPr>
          <w:lang w:val="nb-NO"/>
        </w:rPr>
        <w:t xml:space="preserve">Levin, S., van Laar, C., &amp; Sidanius, J. (2003). The effects of ingroup and outgroup friendships on ethnic attitudes in college: A longitudinal study. </w:t>
      </w:r>
      <w:r w:rsidRPr="00266BE3">
        <w:rPr>
          <w:i/>
          <w:lang w:val="nb-NO"/>
        </w:rPr>
        <w:t>Group Processes and Intergroup Relations</w:t>
      </w:r>
      <w:r w:rsidRPr="00266BE3">
        <w:rPr>
          <w:lang w:val="nb-NO"/>
        </w:rPr>
        <w:t xml:space="preserve">, </w:t>
      </w:r>
      <w:r w:rsidRPr="00266BE3">
        <w:rPr>
          <w:i/>
          <w:lang w:val="nb-NO"/>
        </w:rPr>
        <w:t>6</w:t>
      </w:r>
      <w:r w:rsidRPr="00266BE3">
        <w:rPr>
          <w:lang w:val="nb-NO"/>
        </w:rPr>
        <w:t>, 76–92.</w:t>
      </w:r>
    </w:p>
    <w:p w:rsidR="00266BE3" w:rsidRPr="00266BE3" w:rsidRDefault="00266BE3" w:rsidP="00656BF9">
      <w:pPr>
        <w:pStyle w:val="NoSpacing"/>
        <w:spacing w:line="480" w:lineRule="auto"/>
      </w:pPr>
    </w:p>
    <w:p w:rsidR="00266BE3" w:rsidRPr="00266BE3" w:rsidRDefault="00266BE3" w:rsidP="00656BF9">
      <w:pPr>
        <w:pStyle w:val="NoSpacing"/>
        <w:spacing w:line="480" w:lineRule="auto"/>
        <w:rPr>
          <w:lang w:val="en-GB"/>
        </w:rPr>
      </w:pPr>
      <w:proofErr w:type="spellStart"/>
      <w:r w:rsidRPr="00266BE3">
        <w:t>Maoz</w:t>
      </w:r>
      <w:proofErr w:type="spellEnd"/>
      <w:r w:rsidRPr="00266BE3">
        <w:t xml:space="preserve">, I. (2012). Contact and social change in an ongoing asymmetrical conflict: four social-psychological models of reconciliation-aimed planned encounters between Israeli Jews and Palestinians. </w:t>
      </w:r>
      <w:proofErr w:type="gramStart"/>
      <w:r w:rsidRPr="00266BE3">
        <w:rPr>
          <w:lang w:val="en-GB"/>
        </w:rPr>
        <w:t>In J. Dixon &amp; M. Levine (</w:t>
      </w:r>
      <w:proofErr w:type="spellStart"/>
      <w:r w:rsidRPr="00266BE3">
        <w:rPr>
          <w:lang w:val="en-GB"/>
        </w:rPr>
        <w:t>Eds</w:t>
      </w:r>
      <w:proofErr w:type="spellEnd"/>
      <w:r w:rsidRPr="00266BE3">
        <w:rPr>
          <w:lang w:val="en-GB"/>
        </w:rPr>
        <w:t>).</w:t>
      </w:r>
      <w:proofErr w:type="gramEnd"/>
      <w:r w:rsidRPr="00266BE3">
        <w:rPr>
          <w:lang w:val="en-GB"/>
        </w:rPr>
        <w:t xml:space="preserve"> </w:t>
      </w:r>
      <w:proofErr w:type="gramStart"/>
      <w:r w:rsidRPr="00266BE3">
        <w:rPr>
          <w:i/>
          <w:lang w:val="en-GB"/>
        </w:rPr>
        <w:t>Beyond the prejudice problematic</w:t>
      </w:r>
      <w:r w:rsidRPr="00266BE3">
        <w:rPr>
          <w:lang w:val="en-GB"/>
        </w:rPr>
        <w:t>.</w:t>
      </w:r>
      <w:proofErr w:type="gramEnd"/>
      <w:r w:rsidRPr="00266BE3">
        <w:rPr>
          <w:lang w:val="en-GB"/>
        </w:rPr>
        <w:t xml:space="preserve"> Cambridge. </w:t>
      </w:r>
      <w:proofErr w:type="gramStart"/>
      <w:r w:rsidRPr="00266BE3">
        <w:rPr>
          <w:lang w:val="en-GB"/>
        </w:rPr>
        <w:t>Cambridge University Press.</w:t>
      </w:r>
      <w:proofErr w:type="gramEnd"/>
      <w:r w:rsidRPr="00266BE3">
        <w:rPr>
          <w:lang w:val="en-GB"/>
        </w:rPr>
        <w:t xml:space="preserve"> </w:t>
      </w:r>
    </w:p>
    <w:p w:rsidR="00CA5434" w:rsidRDefault="00CA5434" w:rsidP="00656BF9">
      <w:pPr>
        <w:pStyle w:val="NoSpacing"/>
        <w:spacing w:line="480" w:lineRule="auto"/>
      </w:pPr>
    </w:p>
    <w:p w:rsidR="00302AFE" w:rsidRPr="00302AFE" w:rsidRDefault="00302AFE" w:rsidP="00656BF9">
      <w:pPr>
        <w:pStyle w:val="NoSpacing"/>
        <w:spacing w:line="480" w:lineRule="auto"/>
        <w:rPr>
          <w:lang w:val="en-US"/>
        </w:rPr>
      </w:pPr>
      <w:proofErr w:type="gramStart"/>
      <w:r w:rsidRPr="00302AFE">
        <w:rPr>
          <w:lang w:val="en-US"/>
        </w:rPr>
        <w:lastRenderedPageBreak/>
        <w:t>O’Rourke, D. &amp; Blair, J. (1983).</w:t>
      </w:r>
      <w:proofErr w:type="gramEnd"/>
      <w:r>
        <w:rPr>
          <w:lang w:val="en-US"/>
        </w:rPr>
        <w:t xml:space="preserve">  </w:t>
      </w:r>
      <w:proofErr w:type="gramStart"/>
      <w:r>
        <w:rPr>
          <w:lang w:val="en-US"/>
        </w:rPr>
        <w:t>Improving random respondent s</w:t>
      </w:r>
      <w:r w:rsidRPr="00302AFE">
        <w:rPr>
          <w:lang w:val="en-US"/>
        </w:rPr>
        <w:t xml:space="preserve">election in </w:t>
      </w:r>
      <w:r>
        <w:rPr>
          <w:lang w:val="en-US"/>
        </w:rPr>
        <w:t>t</w:t>
      </w:r>
      <w:r w:rsidRPr="00302AFE">
        <w:rPr>
          <w:lang w:val="en-US"/>
        </w:rPr>
        <w:t>elephone</w:t>
      </w:r>
      <w:r>
        <w:rPr>
          <w:lang w:val="en-US"/>
        </w:rPr>
        <w:t xml:space="preserve"> s</w:t>
      </w:r>
      <w:r w:rsidRPr="00302AFE">
        <w:rPr>
          <w:lang w:val="en-US"/>
        </w:rPr>
        <w:t>urveys.</w:t>
      </w:r>
      <w:proofErr w:type="gramEnd"/>
      <w:r w:rsidRPr="00302AFE">
        <w:rPr>
          <w:lang w:val="en-US"/>
        </w:rPr>
        <w:t xml:space="preserve"> </w:t>
      </w:r>
      <w:r w:rsidRPr="00302AFE">
        <w:rPr>
          <w:i/>
          <w:lang w:val="en-US"/>
        </w:rPr>
        <w:t>Journal of Marketing Research</w:t>
      </w:r>
      <w:r w:rsidRPr="00302AFE">
        <w:rPr>
          <w:lang w:val="en-US"/>
        </w:rPr>
        <w:t xml:space="preserve">, </w:t>
      </w:r>
      <w:r w:rsidRPr="00302AFE">
        <w:rPr>
          <w:i/>
          <w:lang w:val="en-US"/>
        </w:rPr>
        <w:t>20</w:t>
      </w:r>
      <w:r w:rsidRPr="00302AFE">
        <w:rPr>
          <w:lang w:val="en-US"/>
        </w:rPr>
        <w:t>, 428-432</w:t>
      </w:r>
    </w:p>
    <w:p w:rsidR="00CA5434" w:rsidRDefault="00CA5434" w:rsidP="00656BF9">
      <w:pPr>
        <w:pStyle w:val="NoSpacing"/>
        <w:spacing w:line="480" w:lineRule="auto"/>
      </w:pPr>
    </w:p>
    <w:p w:rsidR="00CA5434" w:rsidRDefault="00CA5434" w:rsidP="00656BF9">
      <w:pPr>
        <w:pStyle w:val="NoSpacing"/>
        <w:spacing w:line="480" w:lineRule="auto"/>
        <w:rPr>
          <w:lang w:val="en-US"/>
        </w:rPr>
      </w:pPr>
      <w:proofErr w:type="spellStart"/>
      <w:r>
        <w:rPr>
          <w:lang w:val="en-US"/>
        </w:rPr>
        <w:t>Quilian</w:t>
      </w:r>
      <w:proofErr w:type="spellEnd"/>
      <w:r>
        <w:rPr>
          <w:lang w:val="en-US"/>
        </w:rPr>
        <w:t xml:space="preserve">, </w:t>
      </w:r>
      <w:r w:rsidR="003E29FA">
        <w:rPr>
          <w:lang w:val="en-US"/>
        </w:rPr>
        <w:t>L. (</w:t>
      </w:r>
      <w:r>
        <w:rPr>
          <w:lang w:val="en-US"/>
        </w:rPr>
        <w:t>1995</w:t>
      </w:r>
      <w:r w:rsidR="003E29FA">
        <w:rPr>
          <w:lang w:val="en-US"/>
        </w:rPr>
        <w:t xml:space="preserve">). </w:t>
      </w:r>
      <w:r w:rsidR="003E29FA" w:rsidRPr="003E29FA">
        <w:rPr>
          <w:lang w:val="en-US"/>
        </w:rPr>
        <w:t xml:space="preserve">Prejudice as a </w:t>
      </w:r>
      <w:r w:rsidR="003E29FA">
        <w:rPr>
          <w:lang w:val="en-US"/>
        </w:rPr>
        <w:t>response to perceived group threat: Population composition and a</w:t>
      </w:r>
      <w:r w:rsidR="003E29FA" w:rsidRPr="003E29FA">
        <w:rPr>
          <w:lang w:val="en-US"/>
        </w:rPr>
        <w:t>nti-</w:t>
      </w:r>
      <w:r w:rsidR="003E29FA">
        <w:rPr>
          <w:lang w:val="en-US"/>
        </w:rPr>
        <w:t>i</w:t>
      </w:r>
      <w:r w:rsidR="003E29FA" w:rsidRPr="003E29FA">
        <w:rPr>
          <w:lang w:val="en-US"/>
        </w:rPr>
        <w:t>mmig</w:t>
      </w:r>
      <w:r w:rsidR="003E29FA">
        <w:rPr>
          <w:lang w:val="en-US"/>
        </w:rPr>
        <w:t>rant and racial p</w:t>
      </w:r>
      <w:r w:rsidR="003E29FA" w:rsidRPr="003E29FA">
        <w:rPr>
          <w:lang w:val="en-US"/>
        </w:rPr>
        <w:t>rejudice in Europe</w:t>
      </w:r>
      <w:r w:rsidR="003E29FA">
        <w:rPr>
          <w:lang w:val="en-US"/>
        </w:rPr>
        <w:t>.</w:t>
      </w:r>
      <w:r w:rsidR="003E29FA" w:rsidRPr="003E29FA">
        <w:t xml:space="preserve"> </w:t>
      </w:r>
      <w:r w:rsidR="003E29FA" w:rsidRPr="003E29FA">
        <w:rPr>
          <w:i/>
          <w:lang w:val="en-US"/>
        </w:rPr>
        <w:t>American Sociological Review</w:t>
      </w:r>
      <w:r w:rsidR="003E29FA" w:rsidRPr="003E29FA">
        <w:rPr>
          <w:lang w:val="en-US"/>
        </w:rPr>
        <w:t xml:space="preserve">, </w:t>
      </w:r>
      <w:r w:rsidR="003E29FA" w:rsidRPr="003E29FA">
        <w:rPr>
          <w:i/>
          <w:lang w:val="en-US"/>
        </w:rPr>
        <w:t>60</w:t>
      </w:r>
      <w:r w:rsidR="003E29FA" w:rsidRPr="003E29FA">
        <w:rPr>
          <w:lang w:val="en-US"/>
        </w:rPr>
        <w:t>, 586-611</w:t>
      </w:r>
      <w:r w:rsidR="003E29FA">
        <w:rPr>
          <w:lang w:val="en-US"/>
        </w:rPr>
        <w:t>.</w:t>
      </w:r>
    </w:p>
    <w:p w:rsidR="00CA5434" w:rsidRDefault="00CA5434" w:rsidP="00656BF9">
      <w:pPr>
        <w:pStyle w:val="NoSpacing"/>
        <w:spacing w:line="480" w:lineRule="auto"/>
      </w:pPr>
    </w:p>
    <w:p w:rsidR="00266BE3" w:rsidRPr="00266BE3" w:rsidRDefault="00266BE3" w:rsidP="00656BF9">
      <w:pPr>
        <w:pStyle w:val="NoSpacing"/>
        <w:spacing w:line="480" w:lineRule="auto"/>
      </w:pPr>
      <w:proofErr w:type="spellStart"/>
      <w:proofErr w:type="gramStart"/>
      <w:r w:rsidRPr="00266BE3">
        <w:t>Paluck</w:t>
      </w:r>
      <w:proofErr w:type="spellEnd"/>
      <w:r w:rsidRPr="00266BE3">
        <w:t>, E. L., &amp; Green, D. P. (2009).</w:t>
      </w:r>
      <w:proofErr w:type="gramEnd"/>
      <w:r w:rsidRPr="00266BE3">
        <w:t xml:space="preserve"> Prejudice reduction: What works? </w:t>
      </w:r>
      <w:proofErr w:type="gramStart"/>
      <w:r w:rsidRPr="00266BE3">
        <w:t>A review and assessment of research and practice.</w:t>
      </w:r>
      <w:proofErr w:type="gramEnd"/>
      <w:r w:rsidRPr="00266BE3">
        <w:t xml:space="preserve"> </w:t>
      </w:r>
      <w:r w:rsidRPr="00266BE3">
        <w:rPr>
          <w:i/>
        </w:rPr>
        <w:t>Annual Review of Psychology</w:t>
      </w:r>
      <w:r w:rsidRPr="00266BE3">
        <w:t xml:space="preserve">, </w:t>
      </w:r>
      <w:r w:rsidRPr="00266BE3">
        <w:rPr>
          <w:i/>
        </w:rPr>
        <w:t>60</w:t>
      </w:r>
      <w:r w:rsidRPr="00266BE3">
        <w:t>, 339-367.</w:t>
      </w:r>
    </w:p>
    <w:p w:rsidR="00CA5434" w:rsidRDefault="00CA5434" w:rsidP="00656BF9">
      <w:pPr>
        <w:pStyle w:val="NoSpacing"/>
        <w:spacing w:line="480" w:lineRule="auto"/>
      </w:pPr>
    </w:p>
    <w:p w:rsidR="00CA5434" w:rsidRDefault="007254C3" w:rsidP="00656BF9">
      <w:pPr>
        <w:pStyle w:val="NoSpacing"/>
        <w:spacing w:line="480" w:lineRule="auto"/>
      </w:pPr>
      <w:proofErr w:type="gramStart"/>
      <w:r>
        <w:t xml:space="preserve">Pettigrew, T. F., &amp; </w:t>
      </w:r>
      <w:proofErr w:type="spellStart"/>
      <w:r>
        <w:t>Tropp</w:t>
      </w:r>
      <w:proofErr w:type="spellEnd"/>
      <w:r>
        <w:t>, L. R. (2011).</w:t>
      </w:r>
      <w:proofErr w:type="gramEnd"/>
      <w:r>
        <w:t xml:space="preserve"> </w:t>
      </w:r>
      <w:proofErr w:type="gramStart"/>
      <w:r w:rsidRPr="007254C3">
        <w:rPr>
          <w:i/>
        </w:rPr>
        <w:t>When groups meet: The dynamics of intergroup conflict</w:t>
      </w:r>
      <w:r>
        <w:t>.</w:t>
      </w:r>
      <w:proofErr w:type="gramEnd"/>
      <w:r>
        <w:t xml:space="preserve"> Philadelphia, PA: Psychology Press.</w:t>
      </w:r>
    </w:p>
    <w:p w:rsidR="007254C3" w:rsidRDefault="007254C3" w:rsidP="00656BF9">
      <w:pPr>
        <w:pStyle w:val="NoSpacing"/>
        <w:spacing w:line="480" w:lineRule="auto"/>
      </w:pPr>
    </w:p>
    <w:p w:rsidR="00266BE3" w:rsidRPr="00266BE3" w:rsidRDefault="00266BE3" w:rsidP="00656BF9">
      <w:pPr>
        <w:pStyle w:val="NoSpacing"/>
        <w:spacing w:line="480" w:lineRule="auto"/>
        <w:rPr>
          <w:lang w:val="en-GB"/>
        </w:rPr>
      </w:pPr>
      <w:proofErr w:type="gramStart"/>
      <w:r w:rsidRPr="00266BE3">
        <w:rPr>
          <w:lang w:val="en-GB"/>
        </w:rPr>
        <w:t xml:space="preserve">Pettigrew, T.F. </w:t>
      </w:r>
      <w:r>
        <w:rPr>
          <w:lang w:val="en-GB"/>
        </w:rPr>
        <w:t xml:space="preserve">&amp; </w:t>
      </w:r>
      <w:proofErr w:type="spellStart"/>
      <w:r w:rsidRPr="00266BE3">
        <w:rPr>
          <w:lang w:val="en-GB"/>
        </w:rPr>
        <w:t>Tropp</w:t>
      </w:r>
      <w:proofErr w:type="spellEnd"/>
      <w:r w:rsidRPr="00266BE3">
        <w:rPr>
          <w:lang w:val="en-GB"/>
        </w:rPr>
        <w:t>, L.R. (2006).</w:t>
      </w:r>
      <w:proofErr w:type="gramEnd"/>
      <w:r w:rsidRPr="00266BE3">
        <w:rPr>
          <w:lang w:val="en-GB"/>
        </w:rPr>
        <w:t xml:space="preserve"> </w:t>
      </w:r>
      <w:proofErr w:type="gramStart"/>
      <w:r w:rsidRPr="00266BE3">
        <w:rPr>
          <w:lang w:val="en-GB"/>
        </w:rPr>
        <w:t>A Meta-analytic test of intergroup contact theory.</w:t>
      </w:r>
      <w:proofErr w:type="gramEnd"/>
      <w:r w:rsidRPr="00266BE3">
        <w:rPr>
          <w:lang w:val="en-GB"/>
        </w:rPr>
        <w:t xml:space="preserve"> </w:t>
      </w:r>
      <w:r w:rsidRPr="00266BE3">
        <w:rPr>
          <w:i/>
          <w:lang w:val="en-GB"/>
        </w:rPr>
        <w:t xml:space="preserve">Journal of Personality and Social Psychology, 90, </w:t>
      </w:r>
      <w:r w:rsidRPr="00266BE3">
        <w:rPr>
          <w:lang w:val="en-GB"/>
        </w:rPr>
        <w:t xml:space="preserve">751-783. </w:t>
      </w:r>
    </w:p>
    <w:p w:rsidR="00266BE3" w:rsidRPr="00266BE3" w:rsidRDefault="00266BE3" w:rsidP="00656BF9">
      <w:pPr>
        <w:pStyle w:val="NoSpacing"/>
        <w:spacing w:line="480" w:lineRule="auto"/>
      </w:pPr>
    </w:p>
    <w:p w:rsidR="00266BE3" w:rsidRPr="00266BE3" w:rsidRDefault="00266BE3" w:rsidP="00656BF9">
      <w:pPr>
        <w:pStyle w:val="NoSpacing"/>
        <w:spacing w:line="480" w:lineRule="auto"/>
      </w:pPr>
      <w:proofErr w:type="gramStart"/>
      <w:r w:rsidRPr="00266BE3">
        <w:t xml:space="preserve">Pettigrew, T. F., </w:t>
      </w:r>
      <w:proofErr w:type="spellStart"/>
      <w:r w:rsidRPr="00266BE3">
        <w:t>Tropp</w:t>
      </w:r>
      <w:proofErr w:type="spellEnd"/>
      <w:r w:rsidRPr="00266BE3">
        <w:t>, L. R., Wagner, U., &amp; Christ, O. (2011).</w:t>
      </w:r>
      <w:proofErr w:type="gramEnd"/>
      <w:r w:rsidRPr="00266BE3">
        <w:t xml:space="preserve"> Recent advances in intergroup contact theory. </w:t>
      </w:r>
      <w:r w:rsidRPr="00266BE3">
        <w:rPr>
          <w:i/>
        </w:rPr>
        <w:t>International Journal of Intercultural Relations</w:t>
      </w:r>
      <w:r w:rsidRPr="00266BE3">
        <w:t xml:space="preserve">, </w:t>
      </w:r>
      <w:r w:rsidRPr="00266BE3">
        <w:rPr>
          <w:i/>
        </w:rPr>
        <w:t>35</w:t>
      </w:r>
      <w:r w:rsidRPr="00266BE3">
        <w:t>, 271-280.</w:t>
      </w:r>
    </w:p>
    <w:p w:rsidR="00CA5434" w:rsidRDefault="00CA5434" w:rsidP="00656BF9">
      <w:pPr>
        <w:pStyle w:val="NoSpacing"/>
        <w:spacing w:line="480" w:lineRule="auto"/>
      </w:pPr>
    </w:p>
    <w:p w:rsidR="00CA5434" w:rsidRDefault="00CA5434" w:rsidP="00656BF9">
      <w:pPr>
        <w:pStyle w:val="NoSpacing"/>
        <w:spacing w:line="480" w:lineRule="auto"/>
      </w:pPr>
      <w:proofErr w:type="spellStart"/>
      <w:proofErr w:type="gramStart"/>
      <w:r>
        <w:t>Stolle</w:t>
      </w:r>
      <w:proofErr w:type="spellEnd"/>
      <w:r>
        <w:t xml:space="preserve">, D., </w:t>
      </w:r>
      <w:proofErr w:type="spellStart"/>
      <w:r>
        <w:t>Soroka</w:t>
      </w:r>
      <w:proofErr w:type="spellEnd"/>
      <w:r>
        <w:t>, S., &amp;Johnston, R. (2008).</w:t>
      </w:r>
      <w:proofErr w:type="gramEnd"/>
      <w:r>
        <w:t xml:space="preserve"> When does diversity erode trust? </w:t>
      </w:r>
      <w:proofErr w:type="spellStart"/>
      <w:proofErr w:type="gramStart"/>
      <w:r>
        <w:t>Neighborhood</w:t>
      </w:r>
      <w:proofErr w:type="spellEnd"/>
      <w:r>
        <w:t xml:space="preserve"> diversity, interpersonal trust and the mediating effect of social interactions.</w:t>
      </w:r>
      <w:proofErr w:type="gramEnd"/>
      <w:r>
        <w:t xml:space="preserve"> </w:t>
      </w:r>
      <w:r w:rsidRPr="00DA5E0E">
        <w:rPr>
          <w:i/>
        </w:rPr>
        <w:t>Political Studies</w:t>
      </w:r>
      <w:r>
        <w:t>,</w:t>
      </w:r>
      <w:r w:rsidRPr="00DA5E0E">
        <w:t xml:space="preserve"> </w:t>
      </w:r>
      <w:r w:rsidRPr="00DA5E0E">
        <w:rPr>
          <w:i/>
        </w:rPr>
        <w:t>56</w:t>
      </w:r>
      <w:r w:rsidRPr="00DA5E0E">
        <w:t>, 57–75</w:t>
      </w:r>
      <w:r>
        <w:t>.</w:t>
      </w:r>
    </w:p>
    <w:p w:rsidR="00CA5434" w:rsidRDefault="00CA5434" w:rsidP="00656BF9">
      <w:pPr>
        <w:pStyle w:val="NoSpacing"/>
        <w:spacing w:line="480" w:lineRule="auto"/>
      </w:pPr>
    </w:p>
    <w:p w:rsidR="000A002F" w:rsidRPr="000A002F" w:rsidRDefault="000A002F" w:rsidP="00656BF9">
      <w:pPr>
        <w:pStyle w:val="NoSpacing"/>
        <w:spacing w:line="480" w:lineRule="auto"/>
      </w:pPr>
      <w:proofErr w:type="gramStart"/>
      <w:r w:rsidRPr="000A002F">
        <w:t xml:space="preserve">Swart, H., Christ, O., </w:t>
      </w:r>
      <w:proofErr w:type="spellStart"/>
      <w:r w:rsidRPr="000A002F">
        <w:t>Hewstone</w:t>
      </w:r>
      <w:proofErr w:type="spellEnd"/>
      <w:r w:rsidRPr="000A002F">
        <w:t xml:space="preserve">, M. and </w:t>
      </w:r>
      <w:proofErr w:type="spellStart"/>
      <w:r w:rsidRPr="000A002F">
        <w:t>Voci</w:t>
      </w:r>
      <w:proofErr w:type="spellEnd"/>
      <w:r w:rsidRPr="000A002F">
        <w:t>, A. (2011).</w:t>
      </w:r>
      <w:proofErr w:type="gramEnd"/>
      <w:r w:rsidRPr="000A002F">
        <w:t xml:space="preserve"> Affective mediators of intergroup contact: A three-wave longitudinal study in South Africa. </w:t>
      </w:r>
      <w:r w:rsidRPr="000A002F">
        <w:rPr>
          <w:i/>
        </w:rPr>
        <w:t xml:space="preserve">Journal of Personality and Social Psychology, 101, </w:t>
      </w:r>
      <w:r w:rsidRPr="000A002F">
        <w:t>1221-1238.</w:t>
      </w:r>
    </w:p>
    <w:p w:rsidR="00CA5434" w:rsidRDefault="00CA5434" w:rsidP="00656BF9">
      <w:pPr>
        <w:pStyle w:val="NoSpacing"/>
        <w:spacing w:line="480" w:lineRule="auto"/>
      </w:pPr>
    </w:p>
    <w:p w:rsidR="00CA5434" w:rsidRDefault="00CA5434" w:rsidP="00656BF9">
      <w:pPr>
        <w:pStyle w:val="NoSpacing"/>
        <w:spacing w:line="480" w:lineRule="auto"/>
      </w:pPr>
      <w:r>
        <w:rPr>
          <w:lang w:val="en-US"/>
        </w:rPr>
        <w:lastRenderedPageBreak/>
        <w:t xml:space="preserve">Taylor, </w:t>
      </w:r>
      <w:r w:rsidR="00345BF7">
        <w:rPr>
          <w:lang w:val="en-US"/>
        </w:rPr>
        <w:t>M. C., (</w:t>
      </w:r>
      <w:r>
        <w:rPr>
          <w:lang w:val="en-US"/>
        </w:rPr>
        <w:t>1998</w:t>
      </w:r>
      <w:r w:rsidR="00345BF7">
        <w:rPr>
          <w:lang w:val="en-US"/>
        </w:rPr>
        <w:t xml:space="preserve">). </w:t>
      </w:r>
      <w:r w:rsidR="00345BF7" w:rsidRPr="00345BF7">
        <w:rPr>
          <w:lang w:val="en-US"/>
        </w:rPr>
        <w:t xml:space="preserve">How </w:t>
      </w:r>
      <w:r w:rsidR="00345BF7">
        <w:rPr>
          <w:lang w:val="en-US"/>
        </w:rPr>
        <w:t>w</w:t>
      </w:r>
      <w:r w:rsidR="00345BF7" w:rsidRPr="00345BF7">
        <w:rPr>
          <w:lang w:val="en-US"/>
        </w:rPr>
        <w:t xml:space="preserve">hite </w:t>
      </w:r>
      <w:r w:rsidR="00345BF7">
        <w:rPr>
          <w:lang w:val="en-US"/>
        </w:rPr>
        <w:t>attitudes vary with the racial composition of local populations: Numbers c</w:t>
      </w:r>
      <w:r w:rsidR="00345BF7" w:rsidRPr="00345BF7">
        <w:rPr>
          <w:lang w:val="en-US"/>
        </w:rPr>
        <w:t>ount</w:t>
      </w:r>
      <w:r w:rsidR="00345BF7">
        <w:rPr>
          <w:lang w:val="en-US"/>
        </w:rPr>
        <w:t xml:space="preserve">. </w:t>
      </w:r>
      <w:r w:rsidR="00345BF7" w:rsidRPr="00345BF7">
        <w:rPr>
          <w:i/>
          <w:lang w:val="en-US"/>
        </w:rPr>
        <w:t>American Sociological Review</w:t>
      </w:r>
      <w:r w:rsidR="00345BF7" w:rsidRPr="00345BF7">
        <w:rPr>
          <w:lang w:val="en-US"/>
        </w:rPr>
        <w:t xml:space="preserve">, </w:t>
      </w:r>
      <w:r w:rsidR="00345BF7" w:rsidRPr="00345BF7">
        <w:rPr>
          <w:i/>
          <w:lang w:val="en-US"/>
        </w:rPr>
        <w:t>63</w:t>
      </w:r>
      <w:r w:rsidR="00345BF7" w:rsidRPr="00345BF7">
        <w:rPr>
          <w:lang w:val="en-US"/>
        </w:rPr>
        <w:t>, 512-535</w:t>
      </w:r>
      <w:r w:rsidR="00345BF7">
        <w:rPr>
          <w:lang w:val="en-US"/>
        </w:rPr>
        <w:t>.</w:t>
      </w:r>
    </w:p>
    <w:p w:rsidR="00CA5434" w:rsidRDefault="00CA5434" w:rsidP="00656BF9">
      <w:pPr>
        <w:pStyle w:val="NoSpacing"/>
        <w:spacing w:line="480" w:lineRule="auto"/>
      </w:pPr>
    </w:p>
    <w:p w:rsidR="00CA5434" w:rsidRDefault="00CA5434" w:rsidP="00656BF9">
      <w:pPr>
        <w:pStyle w:val="NoSpacing"/>
        <w:spacing w:line="480" w:lineRule="auto"/>
      </w:pPr>
      <w:proofErr w:type="gramStart"/>
      <w:r>
        <w:t xml:space="preserve">Tredoux, </w:t>
      </w:r>
      <w:r w:rsidR="00345BF7">
        <w:t xml:space="preserve">C. G., &amp; </w:t>
      </w:r>
      <w:r>
        <w:t xml:space="preserve">Dixon, </w:t>
      </w:r>
      <w:r w:rsidR="00345BF7">
        <w:t>J. (2009).</w:t>
      </w:r>
      <w:proofErr w:type="gramEnd"/>
      <w:r w:rsidR="00345BF7">
        <w:t xml:space="preserve"> </w:t>
      </w:r>
      <w:proofErr w:type="gramStart"/>
      <w:r w:rsidR="00345BF7">
        <w:t>Mapping the multiple contexts of racial isolation: The case of Long Street, Cape Town.</w:t>
      </w:r>
      <w:proofErr w:type="gramEnd"/>
      <w:r w:rsidR="00345BF7">
        <w:t xml:space="preserve"> </w:t>
      </w:r>
      <w:r w:rsidR="00345BF7" w:rsidRPr="00345BF7">
        <w:rPr>
          <w:u w:val="single"/>
        </w:rPr>
        <w:t>Urban Studies</w:t>
      </w:r>
      <w:r w:rsidR="00345BF7">
        <w:t xml:space="preserve">, </w:t>
      </w:r>
      <w:r w:rsidR="00345BF7" w:rsidRPr="00345BF7">
        <w:rPr>
          <w:i/>
        </w:rPr>
        <w:t>46</w:t>
      </w:r>
      <w:r w:rsidR="00345BF7">
        <w:t>,</w:t>
      </w:r>
      <w:r w:rsidR="00345BF7" w:rsidRPr="00345BF7">
        <w:t xml:space="preserve"> 761–777</w:t>
      </w:r>
      <w:r w:rsidR="00345BF7">
        <w:t>.</w:t>
      </w:r>
      <w:r w:rsidR="00345BF7" w:rsidRPr="00345BF7">
        <w:t xml:space="preserve"> DOI: 10.1177/0042098009102128</w:t>
      </w:r>
    </w:p>
    <w:p w:rsidR="00CA5434" w:rsidRDefault="00CA5434" w:rsidP="00656BF9">
      <w:pPr>
        <w:pStyle w:val="NoSpacing"/>
        <w:spacing w:line="480" w:lineRule="auto"/>
      </w:pPr>
    </w:p>
    <w:p w:rsidR="00CA5434" w:rsidRDefault="00345BF7" w:rsidP="00656BF9">
      <w:pPr>
        <w:pStyle w:val="NoSpacing"/>
        <w:spacing w:line="480" w:lineRule="auto"/>
        <w:rPr>
          <w:lang w:val="en-US"/>
        </w:rPr>
      </w:pPr>
      <w:proofErr w:type="gramStart"/>
      <w:r w:rsidRPr="00345BF7">
        <w:rPr>
          <w:lang w:val="en-US"/>
        </w:rPr>
        <w:t xml:space="preserve">Wagner, </w:t>
      </w:r>
      <w:r>
        <w:rPr>
          <w:lang w:val="en-US"/>
        </w:rPr>
        <w:t xml:space="preserve">U., </w:t>
      </w:r>
      <w:r w:rsidRPr="00345BF7">
        <w:rPr>
          <w:lang w:val="en-US"/>
        </w:rPr>
        <w:t>Christ,</w:t>
      </w:r>
      <w:r>
        <w:rPr>
          <w:lang w:val="en-US"/>
        </w:rPr>
        <w:t xml:space="preserve"> O.,</w:t>
      </w:r>
      <w:r w:rsidRPr="00345BF7">
        <w:rPr>
          <w:lang w:val="en-US"/>
        </w:rPr>
        <w:t xml:space="preserve"> Pettigrew, </w:t>
      </w:r>
      <w:r>
        <w:rPr>
          <w:lang w:val="en-US"/>
        </w:rPr>
        <w:t xml:space="preserve">T. F., </w:t>
      </w:r>
      <w:proofErr w:type="spellStart"/>
      <w:r w:rsidRPr="00345BF7">
        <w:rPr>
          <w:lang w:val="en-US"/>
        </w:rPr>
        <w:t>Stellmacher</w:t>
      </w:r>
      <w:proofErr w:type="spellEnd"/>
      <w:r>
        <w:rPr>
          <w:lang w:val="en-US"/>
        </w:rPr>
        <w:t xml:space="preserve">, J., &amp; </w:t>
      </w:r>
      <w:r w:rsidRPr="00345BF7">
        <w:rPr>
          <w:lang w:val="en-US"/>
        </w:rPr>
        <w:t>Wolf</w:t>
      </w:r>
      <w:r>
        <w:rPr>
          <w:lang w:val="en-US"/>
        </w:rPr>
        <w:t>, C. (2006).</w:t>
      </w:r>
      <w:proofErr w:type="gramEnd"/>
      <w:r w:rsidRPr="00345BF7">
        <w:t xml:space="preserve"> </w:t>
      </w:r>
      <w:r>
        <w:rPr>
          <w:lang w:val="en-US"/>
        </w:rPr>
        <w:t>Prejudice and minority proportion: Contact instead of threat e</w:t>
      </w:r>
      <w:r w:rsidRPr="00345BF7">
        <w:rPr>
          <w:lang w:val="en-US"/>
        </w:rPr>
        <w:t>ffects</w:t>
      </w:r>
      <w:r>
        <w:rPr>
          <w:lang w:val="en-US"/>
        </w:rPr>
        <w:t>.</w:t>
      </w:r>
      <w:r w:rsidRPr="00345BF7">
        <w:t xml:space="preserve"> </w:t>
      </w:r>
      <w:r w:rsidRPr="00345BF7">
        <w:rPr>
          <w:i/>
          <w:lang w:val="en-US"/>
        </w:rPr>
        <w:t>Social Psychology Quarterly</w:t>
      </w:r>
      <w:r w:rsidRPr="00345BF7">
        <w:rPr>
          <w:lang w:val="en-US"/>
        </w:rPr>
        <w:t xml:space="preserve">, </w:t>
      </w:r>
      <w:r w:rsidRPr="00345BF7">
        <w:rPr>
          <w:i/>
          <w:lang w:val="en-US"/>
        </w:rPr>
        <w:t>69</w:t>
      </w:r>
      <w:r w:rsidRPr="00345BF7">
        <w:rPr>
          <w:lang w:val="en-US"/>
        </w:rPr>
        <w:t>, 380-390</w:t>
      </w:r>
      <w:r>
        <w:rPr>
          <w:lang w:val="en-US"/>
        </w:rPr>
        <w:t>.</w:t>
      </w:r>
    </w:p>
    <w:p w:rsidR="00345BF7" w:rsidRDefault="00345BF7" w:rsidP="00656BF9">
      <w:pPr>
        <w:pStyle w:val="NoSpacing"/>
        <w:spacing w:line="480" w:lineRule="auto"/>
        <w:rPr>
          <w:lang w:val="en-US"/>
        </w:rPr>
      </w:pPr>
    </w:p>
    <w:p w:rsidR="003E7887" w:rsidRPr="003E7887" w:rsidRDefault="003E7887" w:rsidP="00656BF9">
      <w:pPr>
        <w:pStyle w:val="NoSpacing"/>
        <w:spacing w:line="480" w:lineRule="auto"/>
        <w:rPr>
          <w:lang w:val="en-US"/>
        </w:rPr>
      </w:pPr>
      <w:proofErr w:type="gramStart"/>
      <w:r w:rsidRPr="003E7887">
        <w:rPr>
          <w:lang w:val="en-US"/>
        </w:rPr>
        <w:t>Wang</w:t>
      </w:r>
      <w:r>
        <w:rPr>
          <w:lang w:val="en-US"/>
        </w:rPr>
        <w:t>,</w:t>
      </w:r>
      <w:r w:rsidRPr="003E7887">
        <w:rPr>
          <w:lang w:val="en-US"/>
        </w:rPr>
        <w:t xml:space="preserve"> Y</w:t>
      </w:r>
      <w:r>
        <w:rPr>
          <w:lang w:val="en-US"/>
        </w:rPr>
        <w:t>.</w:t>
      </w:r>
      <w:r w:rsidRPr="003E7887">
        <w:rPr>
          <w:lang w:val="en-US"/>
        </w:rPr>
        <w:t>, Davidson</w:t>
      </w:r>
      <w:r>
        <w:rPr>
          <w:lang w:val="en-US"/>
        </w:rPr>
        <w:t>,</w:t>
      </w:r>
      <w:r w:rsidRPr="003E7887">
        <w:rPr>
          <w:lang w:val="en-US"/>
        </w:rPr>
        <w:t xml:space="preserve"> M</w:t>
      </w:r>
      <w:r>
        <w:rPr>
          <w:lang w:val="en-US"/>
        </w:rPr>
        <w:t>.</w:t>
      </w:r>
      <w:r w:rsidRPr="003E7887">
        <w:rPr>
          <w:lang w:val="en-US"/>
        </w:rPr>
        <w:t xml:space="preserve">, </w:t>
      </w:r>
      <w:proofErr w:type="spellStart"/>
      <w:r w:rsidRPr="003E7887">
        <w:rPr>
          <w:lang w:val="en-US"/>
        </w:rPr>
        <w:t>Yakushko</w:t>
      </w:r>
      <w:proofErr w:type="spellEnd"/>
      <w:r>
        <w:rPr>
          <w:lang w:val="en-US"/>
        </w:rPr>
        <w:t>.</w:t>
      </w:r>
      <w:proofErr w:type="gramEnd"/>
      <w:r w:rsidRPr="003E7887">
        <w:rPr>
          <w:lang w:val="en-US"/>
        </w:rPr>
        <w:t xml:space="preserve"> </w:t>
      </w:r>
      <w:proofErr w:type="gramStart"/>
      <w:r w:rsidRPr="003E7887">
        <w:rPr>
          <w:lang w:val="en-US"/>
        </w:rPr>
        <w:t>O</w:t>
      </w:r>
      <w:r>
        <w:rPr>
          <w:lang w:val="en-US"/>
        </w:rPr>
        <w:t>.</w:t>
      </w:r>
      <w:r w:rsidRPr="003E7887">
        <w:rPr>
          <w:lang w:val="en-US"/>
        </w:rPr>
        <w:t>F</w:t>
      </w:r>
      <w:r>
        <w:rPr>
          <w:lang w:val="en-US"/>
        </w:rPr>
        <w:t>.</w:t>
      </w:r>
      <w:r w:rsidRPr="003E7887">
        <w:rPr>
          <w:lang w:val="en-US"/>
        </w:rPr>
        <w:t>, Savoy</w:t>
      </w:r>
      <w:r>
        <w:rPr>
          <w:lang w:val="en-US"/>
        </w:rPr>
        <w:t>,</w:t>
      </w:r>
      <w:r w:rsidRPr="003E7887">
        <w:rPr>
          <w:lang w:val="en-US"/>
        </w:rPr>
        <w:t xml:space="preserve"> H</w:t>
      </w:r>
      <w:r>
        <w:rPr>
          <w:lang w:val="en-US"/>
        </w:rPr>
        <w:t>.</w:t>
      </w:r>
      <w:r w:rsidRPr="003E7887">
        <w:rPr>
          <w:lang w:val="en-US"/>
        </w:rPr>
        <w:t>B</w:t>
      </w:r>
      <w:r>
        <w:rPr>
          <w:lang w:val="en-US"/>
        </w:rPr>
        <w:t>.</w:t>
      </w:r>
      <w:r w:rsidRPr="003E7887">
        <w:rPr>
          <w:lang w:val="en-US"/>
        </w:rPr>
        <w:t>, Tan</w:t>
      </w:r>
      <w:r>
        <w:rPr>
          <w:lang w:val="en-US"/>
        </w:rPr>
        <w:t>,</w:t>
      </w:r>
      <w:r w:rsidRPr="003E7887">
        <w:rPr>
          <w:lang w:val="en-US"/>
        </w:rPr>
        <w:t xml:space="preserve"> J</w:t>
      </w:r>
      <w:r>
        <w:rPr>
          <w:lang w:val="en-US"/>
        </w:rPr>
        <w:t>.</w:t>
      </w:r>
      <w:r w:rsidRPr="003E7887">
        <w:rPr>
          <w:lang w:val="en-US"/>
        </w:rPr>
        <w:t>A</w:t>
      </w:r>
      <w:r>
        <w:rPr>
          <w:lang w:val="en-US"/>
        </w:rPr>
        <w:t>.</w:t>
      </w:r>
      <w:r w:rsidRPr="003E7887">
        <w:rPr>
          <w:lang w:val="en-US"/>
        </w:rPr>
        <w:t>,</w:t>
      </w:r>
      <w:r>
        <w:rPr>
          <w:lang w:val="en-US"/>
        </w:rPr>
        <w:t xml:space="preserve"> &amp;</w:t>
      </w:r>
      <w:r w:rsidRPr="003E7887">
        <w:rPr>
          <w:lang w:val="en-US"/>
        </w:rPr>
        <w:t xml:space="preserve"> </w:t>
      </w:r>
      <w:proofErr w:type="spellStart"/>
      <w:r w:rsidRPr="003E7887">
        <w:rPr>
          <w:lang w:val="en-US"/>
        </w:rPr>
        <w:t>Bleier</w:t>
      </w:r>
      <w:proofErr w:type="spellEnd"/>
      <w:r>
        <w:rPr>
          <w:lang w:val="en-US"/>
        </w:rPr>
        <w:t>,</w:t>
      </w:r>
      <w:r w:rsidRPr="003E7887">
        <w:rPr>
          <w:lang w:val="en-US"/>
        </w:rPr>
        <w:t xml:space="preserve"> J</w:t>
      </w:r>
      <w:r>
        <w:rPr>
          <w:lang w:val="en-US"/>
        </w:rPr>
        <w:t xml:space="preserve">. </w:t>
      </w:r>
      <w:r w:rsidRPr="003E7887">
        <w:rPr>
          <w:lang w:val="en-US"/>
        </w:rPr>
        <w:t>K.</w:t>
      </w:r>
      <w:r>
        <w:rPr>
          <w:lang w:val="en-US"/>
        </w:rPr>
        <w:t xml:space="preserve"> (2003).</w:t>
      </w:r>
      <w:proofErr w:type="gramEnd"/>
      <w:r w:rsidRPr="003E7887">
        <w:rPr>
          <w:lang w:val="en-US"/>
        </w:rPr>
        <w:t xml:space="preserve"> The scale of </w:t>
      </w:r>
      <w:proofErr w:type="spellStart"/>
      <w:r w:rsidRPr="003E7887">
        <w:rPr>
          <w:lang w:val="en-US"/>
        </w:rPr>
        <w:t>ethnocultural</w:t>
      </w:r>
      <w:proofErr w:type="spellEnd"/>
      <w:r w:rsidRPr="003E7887">
        <w:rPr>
          <w:lang w:val="en-US"/>
        </w:rPr>
        <w:t xml:space="preserve"> empathy: Development, validation, and reliability. </w:t>
      </w:r>
      <w:proofErr w:type="gramStart"/>
      <w:r w:rsidRPr="003E7887">
        <w:rPr>
          <w:i/>
          <w:lang w:val="en-US"/>
        </w:rPr>
        <w:t>Journal of Counseling Psychology</w:t>
      </w:r>
      <w:r>
        <w:rPr>
          <w:lang w:val="en-US"/>
        </w:rPr>
        <w:t>,</w:t>
      </w:r>
      <w:r w:rsidRPr="003E7887">
        <w:rPr>
          <w:lang w:val="en-US"/>
        </w:rPr>
        <w:t> </w:t>
      </w:r>
      <w:r w:rsidRPr="003E7887">
        <w:rPr>
          <w:i/>
          <w:lang w:val="en-US"/>
        </w:rPr>
        <w:t>50</w:t>
      </w:r>
      <w:r>
        <w:rPr>
          <w:lang w:val="en-US"/>
        </w:rPr>
        <w:t xml:space="preserve">, </w:t>
      </w:r>
      <w:r w:rsidRPr="003E7887">
        <w:rPr>
          <w:lang w:val="en-US"/>
        </w:rPr>
        <w:t>221–234.</w:t>
      </w:r>
      <w:proofErr w:type="gramEnd"/>
    </w:p>
    <w:p w:rsidR="00CA5434" w:rsidRDefault="00CA5434" w:rsidP="00656BF9">
      <w:pPr>
        <w:pStyle w:val="NoSpacing"/>
        <w:spacing w:line="480" w:lineRule="auto"/>
        <w:rPr>
          <w:lang w:val="en-US"/>
        </w:rPr>
      </w:pPr>
    </w:p>
    <w:p w:rsidR="003E7887" w:rsidRPr="003E7887" w:rsidRDefault="003E7887" w:rsidP="00656BF9">
      <w:pPr>
        <w:pStyle w:val="NoSpacing"/>
        <w:spacing w:line="480" w:lineRule="auto"/>
        <w:rPr>
          <w:lang w:val="en-GB"/>
        </w:rPr>
      </w:pPr>
      <w:proofErr w:type="gramStart"/>
      <w:r w:rsidRPr="003E7887">
        <w:rPr>
          <w:lang w:val="en-GB"/>
        </w:rPr>
        <w:t xml:space="preserve">Wright, S. C. &amp; </w:t>
      </w:r>
      <w:proofErr w:type="spellStart"/>
      <w:r w:rsidRPr="003E7887">
        <w:rPr>
          <w:lang w:val="en-GB"/>
        </w:rPr>
        <w:t>Baray</w:t>
      </w:r>
      <w:proofErr w:type="spellEnd"/>
      <w:r w:rsidRPr="003E7887">
        <w:rPr>
          <w:lang w:val="en-GB"/>
        </w:rPr>
        <w:t>, G. (2012).</w:t>
      </w:r>
      <w:proofErr w:type="gramEnd"/>
      <w:r w:rsidRPr="003E7887">
        <w:rPr>
          <w:lang w:val="en-GB"/>
        </w:rPr>
        <w:t xml:space="preserve"> Models of social change in social psychology: Collective action or prejudice reduction, conflict or harmony. In John Dixon &amp; Mark Levine (Eds.) </w:t>
      </w:r>
      <w:r w:rsidRPr="003E7887">
        <w:rPr>
          <w:i/>
          <w:lang w:val="en-GB"/>
        </w:rPr>
        <w:t>Beyond Prejudice: Extending the social psychology of intergroup conflict, inequality and social change</w:t>
      </w:r>
      <w:r w:rsidRPr="003E7887">
        <w:rPr>
          <w:lang w:val="en-GB"/>
        </w:rPr>
        <w:t xml:space="preserve"> (pp. 225-247). Cambridge UK: Cambridge University Press.</w:t>
      </w:r>
    </w:p>
    <w:p w:rsidR="00CA5434" w:rsidRDefault="00CA5434" w:rsidP="00656BF9">
      <w:pPr>
        <w:pStyle w:val="NoSpacing"/>
        <w:spacing w:line="480" w:lineRule="auto"/>
        <w:rPr>
          <w:lang w:val="en-US"/>
        </w:rPr>
      </w:pPr>
    </w:p>
    <w:p w:rsidR="00302AFE" w:rsidRPr="00302AFE" w:rsidRDefault="00302AFE" w:rsidP="00656BF9">
      <w:pPr>
        <w:pStyle w:val="NoSpacing"/>
        <w:spacing w:line="480" w:lineRule="auto"/>
        <w:rPr>
          <w:lang w:val="en-GB"/>
        </w:rPr>
      </w:pPr>
      <w:proofErr w:type="spellStart"/>
      <w:r w:rsidRPr="00302AFE">
        <w:rPr>
          <w:lang w:val="en-GB"/>
        </w:rPr>
        <w:t>Zanna</w:t>
      </w:r>
      <w:proofErr w:type="spellEnd"/>
      <w:r w:rsidRPr="00302AFE">
        <w:rPr>
          <w:lang w:val="en-GB"/>
        </w:rPr>
        <w:t xml:space="preserve">, M. P. (1994). </w:t>
      </w:r>
      <w:proofErr w:type="gramStart"/>
      <w:r w:rsidRPr="00302AFE">
        <w:rPr>
          <w:lang w:val="en-GB"/>
        </w:rPr>
        <w:t>On the nature of prejudice.</w:t>
      </w:r>
      <w:proofErr w:type="gramEnd"/>
      <w:r w:rsidRPr="00302AFE">
        <w:rPr>
          <w:lang w:val="en-GB"/>
        </w:rPr>
        <w:t xml:space="preserve"> </w:t>
      </w:r>
      <w:r w:rsidRPr="00302AFE">
        <w:rPr>
          <w:i/>
          <w:lang w:val="en-GB"/>
        </w:rPr>
        <w:t>Canadian Psychology</w:t>
      </w:r>
      <w:r w:rsidRPr="00302AFE">
        <w:rPr>
          <w:lang w:val="en-GB"/>
        </w:rPr>
        <w:t xml:space="preserve">, </w:t>
      </w:r>
      <w:r w:rsidRPr="00302AFE">
        <w:rPr>
          <w:i/>
          <w:lang w:val="en-GB"/>
        </w:rPr>
        <w:t>35</w:t>
      </w:r>
      <w:r w:rsidRPr="00302AFE">
        <w:rPr>
          <w:lang w:val="en-GB"/>
        </w:rPr>
        <w:t>, 11-23.</w:t>
      </w:r>
    </w:p>
    <w:p w:rsidR="00CA5434" w:rsidRDefault="00CA5434" w:rsidP="00656BF9">
      <w:pPr>
        <w:pStyle w:val="NoSpacing"/>
        <w:spacing w:line="480" w:lineRule="auto"/>
        <w:rPr>
          <w:lang w:val="en-US"/>
        </w:rPr>
      </w:pPr>
    </w:p>
    <w:p w:rsidR="00CA5434" w:rsidRDefault="00CA5434" w:rsidP="00CA5434">
      <w:pPr>
        <w:pStyle w:val="NoSpacing"/>
      </w:pPr>
    </w:p>
    <w:p w:rsidR="00CA5434" w:rsidRDefault="00CA5434" w:rsidP="00CA5434">
      <w:pPr>
        <w:pStyle w:val="NoSpacing"/>
      </w:pPr>
    </w:p>
    <w:p w:rsidR="007203B4" w:rsidRDefault="007203B4" w:rsidP="00BA0894">
      <w:pPr>
        <w:pStyle w:val="NoSpacing"/>
      </w:pPr>
    </w:p>
    <w:p w:rsidR="007203B4" w:rsidRDefault="007203B4" w:rsidP="00BA0894">
      <w:pPr>
        <w:pStyle w:val="NoSpacing"/>
      </w:pPr>
    </w:p>
    <w:p w:rsidR="007203B4" w:rsidRDefault="007203B4" w:rsidP="00BA0894">
      <w:pPr>
        <w:pStyle w:val="NoSpacing"/>
      </w:pPr>
    </w:p>
    <w:p w:rsidR="00CE4ED3" w:rsidRDefault="00CE4ED3">
      <w:pPr>
        <w:rPr>
          <w:b/>
        </w:rPr>
      </w:pPr>
      <w:r>
        <w:rPr>
          <w:b/>
        </w:rPr>
        <w:br w:type="page"/>
      </w:r>
    </w:p>
    <w:p w:rsidR="00CE4ED3" w:rsidRPr="001719AF" w:rsidRDefault="00CE4ED3" w:rsidP="00CE4ED3">
      <w:pPr>
        <w:autoSpaceDE w:val="0"/>
        <w:autoSpaceDN w:val="0"/>
        <w:adjustRightInd w:val="0"/>
        <w:spacing w:after="0" w:line="400" w:lineRule="atLeast"/>
        <w:rPr>
          <w:rFonts w:ascii="Times New Roman" w:hAnsi="Times New Roman" w:cs="Times New Roman"/>
          <w:sz w:val="24"/>
          <w:szCs w:val="24"/>
          <w:lang w:val="en-US"/>
        </w:rPr>
      </w:pPr>
    </w:p>
    <w:p w:rsidR="00CE4ED3" w:rsidRDefault="00CE4ED3" w:rsidP="00CE4ED3">
      <w:pPr>
        <w:pStyle w:val="NoSpacing"/>
      </w:pPr>
      <w:proofErr w:type="gramStart"/>
      <w:r w:rsidRPr="001719AF">
        <w:rPr>
          <w:b/>
        </w:rPr>
        <w:t>Table 1</w:t>
      </w:r>
      <w:r>
        <w:t>.</w:t>
      </w:r>
      <w:proofErr w:type="gramEnd"/>
      <w:r>
        <w:t xml:space="preserve"> Descriptive statistics</w:t>
      </w:r>
    </w:p>
    <w:tbl>
      <w:tblPr>
        <w:tblStyle w:val="TableGrid"/>
        <w:tblW w:w="0" w:type="auto"/>
        <w:tblLook w:val="04A0" w:firstRow="1" w:lastRow="0" w:firstColumn="1" w:lastColumn="0" w:noHBand="0" w:noVBand="1"/>
      </w:tblPr>
      <w:tblGrid>
        <w:gridCol w:w="2310"/>
        <w:gridCol w:w="768"/>
        <w:gridCol w:w="990"/>
        <w:gridCol w:w="810"/>
      </w:tblGrid>
      <w:tr w:rsidR="00CE4ED3" w:rsidTr="00711D7E">
        <w:tc>
          <w:tcPr>
            <w:tcW w:w="2310" w:type="dxa"/>
          </w:tcPr>
          <w:p w:rsidR="00CE4ED3" w:rsidRDefault="00CE4ED3" w:rsidP="00711D7E">
            <w:pPr>
              <w:pStyle w:val="NoSpacing"/>
            </w:pPr>
          </w:p>
        </w:tc>
        <w:tc>
          <w:tcPr>
            <w:tcW w:w="768" w:type="dxa"/>
          </w:tcPr>
          <w:p w:rsidR="00CE4ED3" w:rsidRDefault="00CE4ED3" w:rsidP="00711D7E">
            <w:pPr>
              <w:pStyle w:val="NoSpacing"/>
            </w:pPr>
            <w:r>
              <w:t>Mean</w:t>
            </w:r>
          </w:p>
        </w:tc>
        <w:tc>
          <w:tcPr>
            <w:tcW w:w="990" w:type="dxa"/>
          </w:tcPr>
          <w:p w:rsidR="00CE4ED3" w:rsidRDefault="00CE4ED3" w:rsidP="00711D7E">
            <w:pPr>
              <w:pStyle w:val="NoSpacing"/>
            </w:pPr>
            <w:proofErr w:type="spellStart"/>
            <w:r>
              <w:t>Std.Dev</w:t>
            </w:r>
            <w:proofErr w:type="spellEnd"/>
          </w:p>
        </w:tc>
        <w:tc>
          <w:tcPr>
            <w:tcW w:w="810" w:type="dxa"/>
          </w:tcPr>
          <w:p w:rsidR="00CE4ED3" w:rsidRDefault="00CE4ED3" w:rsidP="00711D7E">
            <w:pPr>
              <w:pStyle w:val="NoSpacing"/>
            </w:pPr>
            <w:r>
              <w:t>alpha</w:t>
            </w:r>
          </w:p>
        </w:tc>
      </w:tr>
      <w:tr w:rsidR="00CE4ED3" w:rsidTr="00711D7E">
        <w:tc>
          <w:tcPr>
            <w:tcW w:w="2310" w:type="dxa"/>
          </w:tcPr>
          <w:p w:rsidR="00CE4ED3" w:rsidRDefault="00CE4ED3" w:rsidP="00711D7E">
            <w:pPr>
              <w:pStyle w:val="NoSpacing"/>
            </w:pPr>
            <w:r>
              <w:t>Threat</w:t>
            </w:r>
          </w:p>
          <w:p w:rsidR="00CE4ED3" w:rsidRDefault="00CE4ED3" w:rsidP="00711D7E">
            <w:pPr>
              <w:pStyle w:val="NoSpacing"/>
            </w:pPr>
            <w:r>
              <w:t>Empathy</w:t>
            </w:r>
          </w:p>
          <w:p w:rsidR="00CE4ED3" w:rsidRDefault="00CE4ED3" w:rsidP="00711D7E">
            <w:pPr>
              <w:pStyle w:val="NoSpacing"/>
            </w:pPr>
            <w:r>
              <w:t>Emotions</w:t>
            </w:r>
          </w:p>
          <w:p w:rsidR="00CE4ED3" w:rsidRDefault="00CE4ED3" w:rsidP="00711D7E">
            <w:pPr>
              <w:pStyle w:val="NoSpacing"/>
            </w:pPr>
            <w:r>
              <w:t>Prejudice</w:t>
            </w:r>
          </w:p>
          <w:p w:rsidR="00CE4ED3" w:rsidRDefault="00CE4ED3" w:rsidP="00711D7E">
            <w:pPr>
              <w:pStyle w:val="NoSpacing"/>
            </w:pPr>
            <w:r>
              <w:t>Contact Quality</w:t>
            </w:r>
          </w:p>
        </w:tc>
        <w:tc>
          <w:tcPr>
            <w:tcW w:w="768" w:type="dxa"/>
          </w:tcPr>
          <w:p w:rsidR="00CE4ED3" w:rsidRDefault="00CE4ED3" w:rsidP="00711D7E">
            <w:pPr>
              <w:pStyle w:val="NoSpacing"/>
            </w:pPr>
            <w:r>
              <w:t>3.13</w:t>
            </w:r>
          </w:p>
          <w:p w:rsidR="00CE4ED3" w:rsidRDefault="00CE4ED3" w:rsidP="00711D7E">
            <w:pPr>
              <w:pStyle w:val="NoSpacing"/>
            </w:pPr>
            <w:r>
              <w:t>2.31</w:t>
            </w:r>
          </w:p>
          <w:p w:rsidR="00CE4ED3" w:rsidRDefault="00CE4ED3" w:rsidP="00711D7E">
            <w:pPr>
              <w:pStyle w:val="NoSpacing"/>
            </w:pPr>
            <w:r>
              <w:t>2.43</w:t>
            </w:r>
          </w:p>
          <w:p w:rsidR="00CE4ED3" w:rsidRDefault="00CE4ED3" w:rsidP="00711D7E">
            <w:pPr>
              <w:pStyle w:val="NoSpacing"/>
            </w:pPr>
            <w:r>
              <w:t>2.08</w:t>
            </w:r>
          </w:p>
          <w:p w:rsidR="00CE4ED3" w:rsidRDefault="00CE4ED3" w:rsidP="00711D7E">
            <w:pPr>
              <w:pStyle w:val="NoSpacing"/>
            </w:pPr>
            <w:r>
              <w:t>2.14</w:t>
            </w:r>
          </w:p>
        </w:tc>
        <w:tc>
          <w:tcPr>
            <w:tcW w:w="990" w:type="dxa"/>
          </w:tcPr>
          <w:p w:rsidR="00CE4ED3" w:rsidRDefault="00CE4ED3" w:rsidP="00711D7E">
            <w:pPr>
              <w:pStyle w:val="NoSpacing"/>
            </w:pPr>
            <w:r>
              <w:t>.88</w:t>
            </w:r>
          </w:p>
          <w:p w:rsidR="00CE4ED3" w:rsidRDefault="00CE4ED3" w:rsidP="00711D7E">
            <w:pPr>
              <w:pStyle w:val="NoSpacing"/>
            </w:pPr>
            <w:r>
              <w:t>.85</w:t>
            </w:r>
          </w:p>
          <w:p w:rsidR="00CE4ED3" w:rsidRDefault="00CE4ED3" w:rsidP="00711D7E">
            <w:pPr>
              <w:pStyle w:val="NoSpacing"/>
            </w:pPr>
            <w:r>
              <w:t>1.30</w:t>
            </w:r>
          </w:p>
          <w:p w:rsidR="00CE4ED3" w:rsidRDefault="00CE4ED3" w:rsidP="00711D7E">
            <w:pPr>
              <w:pStyle w:val="NoSpacing"/>
            </w:pPr>
            <w:r>
              <w:t>.96</w:t>
            </w:r>
          </w:p>
          <w:p w:rsidR="00CE4ED3" w:rsidRDefault="00CE4ED3" w:rsidP="00711D7E">
            <w:pPr>
              <w:pStyle w:val="NoSpacing"/>
            </w:pPr>
            <w:r>
              <w:t>.88</w:t>
            </w:r>
          </w:p>
        </w:tc>
        <w:tc>
          <w:tcPr>
            <w:tcW w:w="810" w:type="dxa"/>
          </w:tcPr>
          <w:p w:rsidR="00CE4ED3" w:rsidRDefault="00CE4ED3" w:rsidP="00711D7E">
            <w:pPr>
              <w:pStyle w:val="NoSpacing"/>
            </w:pPr>
            <w:r>
              <w:t>.88</w:t>
            </w:r>
          </w:p>
          <w:p w:rsidR="00CE4ED3" w:rsidRDefault="00CE4ED3" w:rsidP="00711D7E">
            <w:pPr>
              <w:pStyle w:val="NoSpacing"/>
            </w:pPr>
            <w:r>
              <w:t>.94</w:t>
            </w:r>
          </w:p>
          <w:p w:rsidR="00CE4ED3" w:rsidRDefault="00CE4ED3" w:rsidP="00711D7E">
            <w:pPr>
              <w:pStyle w:val="NoSpacing"/>
            </w:pPr>
            <w:r>
              <w:t>.98</w:t>
            </w:r>
          </w:p>
          <w:p w:rsidR="00CE4ED3" w:rsidRDefault="00CE4ED3" w:rsidP="00711D7E">
            <w:pPr>
              <w:pStyle w:val="NoSpacing"/>
            </w:pPr>
            <w:r>
              <w:t>.71</w:t>
            </w:r>
          </w:p>
          <w:p w:rsidR="00CE4ED3" w:rsidRDefault="002C5650" w:rsidP="00711D7E">
            <w:pPr>
              <w:pStyle w:val="NoSpacing"/>
            </w:pPr>
            <w:r>
              <w:t>.89</w:t>
            </w:r>
          </w:p>
        </w:tc>
      </w:tr>
    </w:tbl>
    <w:p w:rsidR="00CE4ED3" w:rsidRDefault="00CE4ED3" w:rsidP="00CE4ED3">
      <w:pPr>
        <w:pStyle w:val="NoSpacing"/>
      </w:pPr>
      <w:r>
        <w:t xml:space="preserve">Note. All measures are scored on a range from 0 to 4. </w:t>
      </w:r>
    </w:p>
    <w:p w:rsidR="00CE4ED3" w:rsidRDefault="00CE4ED3" w:rsidP="00CE4ED3">
      <w:pPr>
        <w:pStyle w:val="NoSpacing"/>
      </w:pPr>
    </w:p>
    <w:p w:rsidR="00CE4ED3" w:rsidRDefault="00CE4ED3" w:rsidP="00CE4ED3">
      <w:pPr>
        <w:pStyle w:val="NoSpacing"/>
      </w:pPr>
    </w:p>
    <w:p w:rsidR="00CE4ED3" w:rsidRDefault="00CE4ED3">
      <w:pPr>
        <w:rPr>
          <w:b/>
        </w:rPr>
      </w:pPr>
      <w:r>
        <w:rPr>
          <w:b/>
        </w:rPr>
        <w:br w:type="page"/>
      </w:r>
    </w:p>
    <w:p w:rsidR="00C0091A" w:rsidRDefault="00B93FCB" w:rsidP="00BA0894">
      <w:pPr>
        <w:pStyle w:val="NoSpacing"/>
      </w:pPr>
      <w:proofErr w:type="gramStart"/>
      <w:r w:rsidRPr="00CC15CD">
        <w:rPr>
          <w:b/>
        </w:rPr>
        <w:lastRenderedPageBreak/>
        <w:t>Figure 1.</w:t>
      </w:r>
      <w:proofErr w:type="gramEnd"/>
      <w:r>
        <w:t xml:space="preserve"> </w:t>
      </w:r>
      <w:proofErr w:type="gramStart"/>
      <w:r>
        <w:t xml:space="preserve">Experiences of threat in </w:t>
      </w:r>
      <w:proofErr w:type="spellStart"/>
      <w:r>
        <w:t>Northdale</w:t>
      </w:r>
      <w:proofErr w:type="spellEnd"/>
      <w:r w:rsidR="00CC15CD">
        <w:t>.</w:t>
      </w:r>
      <w:proofErr w:type="gramEnd"/>
    </w:p>
    <w:p w:rsidR="00C0091A" w:rsidRDefault="00C0091A" w:rsidP="00BA0894">
      <w:pPr>
        <w:pStyle w:val="NoSpacing"/>
      </w:pPr>
    </w:p>
    <w:p w:rsidR="00B93FCB" w:rsidRDefault="00B93FCB" w:rsidP="00BA0894">
      <w:pPr>
        <w:pStyle w:val="NoSpacing"/>
      </w:pPr>
      <w:r>
        <w:rPr>
          <w:noProof/>
          <w:lang w:eastAsia="en-ZA"/>
        </w:rPr>
        <w:drawing>
          <wp:inline distT="0" distB="0" distL="0" distR="0" wp14:anchorId="330A104B" wp14:editId="2890DA0E">
            <wp:extent cx="5731510" cy="7108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108825"/>
                    </a:xfrm>
                    <a:prstGeom prst="rect">
                      <a:avLst/>
                    </a:prstGeom>
                  </pic:spPr>
                </pic:pic>
              </a:graphicData>
            </a:graphic>
          </wp:inline>
        </w:drawing>
      </w:r>
    </w:p>
    <w:p w:rsidR="00B93FCB" w:rsidRDefault="00B93FCB" w:rsidP="00BA0894">
      <w:pPr>
        <w:pStyle w:val="NoSpacing"/>
      </w:pPr>
    </w:p>
    <w:p w:rsidR="00B93FCB" w:rsidRDefault="00B93FCB" w:rsidP="00BA0894">
      <w:pPr>
        <w:pStyle w:val="NoSpacing"/>
      </w:pPr>
    </w:p>
    <w:p w:rsidR="00B93FCB" w:rsidRDefault="00B93FCB" w:rsidP="00BA0894">
      <w:pPr>
        <w:pStyle w:val="NoSpacing"/>
      </w:pPr>
    </w:p>
    <w:p w:rsidR="00B93FCB" w:rsidRDefault="00B93FCB">
      <w:r>
        <w:br w:type="page"/>
      </w:r>
    </w:p>
    <w:p w:rsidR="00C0091A" w:rsidRDefault="0007506E" w:rsidP="00BA0894">
      <w:pPr>
        <w:pStyle w:val="NoSpacing"/>
      </w:pPr>
      <w:ins w:id="106" w:author="00298204" w:date="2014-06-05T11:48:00Z">
        <w:r>
          <w:rPr>
            <w:noProof/>
            <w:lang w:eastAsia="en-ZA"/>
          </w:rPr>
          <w:lastRenderedPageBreak/>
          <mc:AlternateContent>
            <mc:Choice Requires="wps">
              <w:drawing>
                <wp:anchor distT="0" distB="0" distL="114300" distR="114300" simplePos="0" relativeHeight="251660288" behindDoc="0" locked="0" layoutInCell="1" allowOverlap="1">
                  <wp:simplePos x="0" y="0"/>
                  <wp:positionH relativeFrom="column">
                    <wp:posOffset>-437745</wp:posOffset>
                  </wp:positionH>
                  <wp:positionV relativeFrom="paragraph">
                    <wp:posOffset>24319</wp:posOffset>
                  </wp:positionV>
                  <wp:extent cx="403698" cy="491247"/>
                  <wp:effectExtent l="0" t="0" r="53975" b="99695"/>
                  <wp:wrapNone/>
                  <wp:docPr id="2" name="Curved Connector 2"/>
                  <wp:cNvGraphicFramePr/>
                  <a:graphic xmlns:a="http://schemas.openxmlformats.org/drawingml/2006/main">
                    <a:graphicData uri="http://schemas.microsoft.com/office/word/2010/wordprocessingShape">
                      <wps:wsp>
                        <wps:cNvCnPr/>
                        <wps:spPr>
                          <a:xfrm>
                            <a:off x="0" y="0"/>
                            <a:ext cx="403698" cy="491247"/>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 o:spid="_x0000_s1026" type="#_x0000_t38" style="position:absolute;margin-left:-34.45pt;margin-top:1.9pt;width:31.8pt;height:38.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" adj="10800" strokecolor="#4579b8 [3044]">
                  <v:stroke endarrow="open"/>
                </v:shape>
              </w:pict>
            </mc:Fallback>
          </mc:AlternateContent>
        </w:r>
      </w:ins>
      <w:ins w:id="107" w:author="00298204" w:date="2014-06-05T11:47:00Z">
        <w:r>
          <w:rPr>
            <w:noProof/>
            <w:lang w:eastAsia="en-ZA"/>
          </w:rPr>
          <mc:AlternateContent>
            <mc:Choice Requires="wps">
              <w:drawing>
                <wp:anchor distT="0" distB="0" distL="114300" distR="114300" simplePos="0" relativeHeight="251659264" behindDoc="0" locked="0" layoutInCell="1" allowOverlap="1" wp14:anchorId="3DB66652" wp14:editId="19802D23">
                  <wp:simplePos x="0" y="0"/>
                  <wp:positionH relativeFrom="column">
                    <wp:posOffset>-587375</wp:posOffset>
                  </wp:positionH>
                  <wp:positionV relativeFrom="paragraph">
                    <wp:posOffset>-661035</wp:posOffset>
                  </wp:positionV>
                  <wp:extent cx="938530" cy="1403985"/>
                  <wp:effectExtent l="0" t="0" r="1397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1403985"/>
                          </a:xfrm>
                          <a:prstGeom prst="rect">
                            <a:avLst/>
                          </a:prstGeom>
                          <a:solidFill>
                            <a:srgbClr val="FFFFFF"/>
                          </a:solidFill>
                          <a:ln w="9525">
                            <a:solidFill>
                              <a:srgbClr val="000000"/>
                            </a:solidFill>
                            <a:miter lim="800000"/>
                            <a:headEnd/>
                            <a:tailEnd/>
                          </a:ln>
                        </wps:spPr>
                        <wps:txbx>
                          <w:txbxContent>
                            <w:p w:rsidR="008C4950" w:rsidRPr="008C4950" w:rsidRDefault="008C4950">
                              <w:pPr>
                                <w:rPr>
                                  <w:sz w:val="16"/>
                                  <w:rPrChange w:id="108" w:author="00298204" w:date="2014-06-05T11:47:00Z">
                                    <w:rPr/>
                                  </w:rPrChange>
                                </w:rPr>
                              </w:pPr>
                              <w:ins w:id="109" w:author="00298204" w:date="2014-06-05T11:47:00Z">
                                <w:r w:rsidRPr="008C4950">
                                  <w:rPr>
                                    <w:sz w:val="16"/>
                                    <w:rPrChange w:id="110" w:author="00298204" w:date="2014-06-05T11:47:00Z">
                                      <w:rPr/>
                                    </w:rPrChange>
                                  </w:rPr>
                                  <w:t>Shouldn’t this be ‘Physical Closeness’?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6.25pt;margin-top:-52.05pt;width:73.9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">
                  <v:textbox style="mso-fit-shape-to-text:t">
                    <w:txbxContent>
                      <w:p w:rsidR="008C4950" w:rsidRPr="008C4950" w:rsidRDefault="008C4950">
                        <w:pPr>
                          <w:rPr>
                            <w:sz w:val="16"/>
                            <w:rPrChange w:id="111" w:author="00298204" w:date="2014-06-05T11:47:00Z">
                              <w:rPr/>
                            </w:rPrChange>
                          </w:rPr>
                        </w:pPr>
                        <w:ins w:id="112" w:author="00298204" w:date="2014-06-05T11:47:00Z">
                          <w:r w:rsidRPr="008C4950">
                            <w:rPr>
                              <w:sz w:val="16"/>
                              <w:rPrChange w:id="113" w:author="00298204" w:date="2014-06-05T11:47:00Z">
                                <w:rPr/>
                              </w:rPrChange>
                            </w:rPr>
                            <w:t>Shouldn’t this be ‘Physical Closeness’?</w:t>
                          </w:r>
                        </w:ins>
                      </w:p>
                    </w:txbxContent>
                  </v:textbox>
                </v:shape>
              </w:pict>
            </mc:Fallback>
          </mc:AlternateContent>
        </w:r>
      </w:ins>
      <w:proofErr w:type="gramStart"/>
      <w:r w:rsidR="00CC15CD" w:rsidRPr="00CC15CD">
        <w:rPr>
          <w:b/>
        </w:rPr>
        <w:t>Figure 2.</w:t>
      </w:r>
      <w:proofErr w:type="gramEnd"/>
      <w:r w:rsidR="00CC15CD">
        <w:t xml:space="preserve"> Model of the effects of closeness to an informal settlement</w:t>
      </w:r>
    </w:p>
    <w:p w:rsidR="00B93FCB" w:rsidRDefault="00B93FCB" w:rsidP="00BA0894">
      <w:pPr>
        <w:pStyle w:val="NoSpacing"/>
      </w:pPr>
    </w:p>
    <w:p w:rsidR="00CC15CD" w:rsidRDefault="005528C7" w:rsidP="00BA0894">
      <w:pPr>
        <w:pStyle w:val="NoSpacing"/>
      </w:pPr>
      <w:r>
        <w:rPr>
          <w:noProof/>
          <w:lang w:eastAsia="en-ZA"/>
        </w:rPr>
        <w:drawing>
          <wp:inline distT="0" distB="0" distL="0" distR="0" wp14:anchorId="138C4704">
            <wp:extent cx="6031946" cy="3081705"/>
            <wp:effectExtent l="0" t="0" r="6985"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4382" cy="3082950"/>
                    </a:xfrm>
                    <a:prstGeom prst="rect">
                      <a:avLst/>
                    </a:prstGeom>
                    <a:noFill/>
                  </pic:spPr>
                </pic:pic>
              </a:graphicData>
            </a:graphic>
          </wp:inline>
        </w:drawing>
      </w:r>
    </w:p>
    <w:p w:rsidR="00C0091A" w:rsidRDefault="00C0091A" w:rsidP="00BA0894">
      <w:pPr>
        <w:pStyle w:val="NoSpacing"/>
      </w:pPr>
    </w:p>
    <w:p w:rsidR="00B5333C" w:rsidRDefault="00B5333C">
      <w:r>
        <w:br w:type="page"/>
      </w:r>
    </w:p>
    <w:p w:rsidR="00B5333C" w:rsidRDefault="00B5333C" w:rsidP="00B5333C">
      <w:pPr>
        <w:pStyle w:val="NoSpacing"/>
      </w:pPr>
      <w:proofErr w:type="gramStart"/>
      <w:r w:rsidRPr="00656BF9">
        <w:rPr>
          <w:b/>
        </w:rPr>
        <w:lastRenderedPageBreak/>
        <w:t>Figure 3</w:t>
      </w:r>
      <w:r>
        <w:t>.</w:t>
      </w:r>
      <w:proofErr w:type="gramEnd"/>
      <w:r>
        <w:t xml:space="preserve"> </w:t>
      </w:r>
      <w:proofErr w:type="gramStart"/>
      <w:r>
        <w:t>Model of the effects of good quality contact with informal settlement residents.</w:t>
      </w:r>
      <w:proofErr w:type="gramEnd"/>
    </w:p>
    <w:p w:rsidR="00BA0894" w:rsidRDefault="00BA0894" w:rsidP="00BA0894">
      <w:pPr>
        <w:pStyle w:val="NoSpacing"/>
      </w:pPr>
    </w:p>
    <w:p w:rsidR="00B5333C" w:rsidRDefault="009D58E9" w:rsidP="00BA0894">
      <w:pPr>
        <w:pStyle w:val="NoSpacing"/>
      </w:pPr>
      <w:r>
        <w:rPr>
          <w:noProof/>
          <w:lang w:eastAsia="en-ZA"/>
        </w:rPr>
        <w:drawing>
          <wp:inline distT="0" distB="0" distL="0" distR="0" wp14:anchorId="0F16ED46">
            <wp:extent cx="5902221" cy="217170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4126" cy="2172401"/>
                    </a:xfrm>
                    <a:prstGeom prst="rect">
                      <a:avLst/>
                    </a:prstGeom>
                    <a:noFill/>
                  </pic:spPr>
                </pic:pic>
              </a:graphicData>
            </a:graphic>
          </wp:inline>
        </w:drawing>
      </w:r>
    </w:p>
    <w:p w:rsidR="00B5333C" w:rsidRDefault="00B5333C" w:rsidP="00BA0894">
      <w:pPr>
        <w:pStyle w:val="NoSpacing"/>
      </w:pPr>
    </w:p>
    <w:p w:rsidR="002C5650" w:rsidRDefault="00D624B2" w:rsidP="00BA0894">
      <w:pPr>
        <w:pStyle w:val="NoSpacing"/>
      </w:pPr>
      <w:r>
        <w:t>Note. Standardized regression coefficients for the model for participants living close to informal settlements are represented above the paths; Standardized regression coefficients for the model for participants living close to informal settlements are represented below the paths</w:t>
      </w:r>
    </w:p>
    <w:p w:rsidR="002C5650" w:rsidRDefault="002C5650" w:rsidP="00BA0894">
      <w:pPr>
        <w:pStyle w:val="NoSpacing"/>
      </w:pPr>
    </w:p>
    <w:p w:rsidR="002C5650" w:rsidRDefault="002C5650" w:rsidP="00BA0894">
      <w:pPr>
        <w:pStyle w:val="NoSpacing"/>
      </w:pPr>
    </w:p>
    <w:p w:rsidR="002C5650" w:rsidRDefault="002C5650" w:rsidP="00BA0894">
      <w:pPr>
        <w:pStyle w:val="NoSpacing"/>
      </w:pPr>
    </w:p>
    <w:p w:rsidR="002C5650" w:rsidRDefault="002C5650" w:rsidP="00BA0894">
      <w:pPr>
        <w:pStyle w:val="NoSpacing"/>
      </w:pPr>
    </w:p>
    <w:p w:rsidR="002C5650" w:rsidRDefault="002C5650" w:rsidP="00BA0894">
      <w:pPr>
        <w:pStyle w:val="NoSpacing"/>
      </w:pPr>
    </w:p>
    <w:p w:rsidR="002C5650" w:rsidRDefault="002C5650" w:rsidP="00BA0894">
      <w:pPr>
        <w:pStyle w:val="NoSpacing"/>
      </w:pPr>
    </w:p>
    <w:p w:rsidR="002C5650" w:rsidRDefault="002C5650" w:rsidP="00BA0894">
      <w:pPr>
        <w:pStyle w:val="NoSpacing"/>
      </w:pPr>
    </w:p>
    <w:p w:rsidR="002C5650" w:rsidRDefault="002C5650" w:rsidP="00BA0894">
      <w:pPr>
        <w:pStyle w:val="NoSpacing"/>
      </w:pPr>
    </w:p>
    <w:p w:rsidR="002C5650" w:rsidRDefault="002C5650" w:rsidP="00BA0894">
      <w:pPr>
        <w:pStyle w:val="NoSpacing"/>
      </w:pPr>
    </w:p>
    <w:p w:rsidR="002C5650" w:rsidRDefault="002C5650" w:rsidP="00BA0894">
      <w:pPr>
        <w:pStyle w:val="NoSpacing"/>
      </w:pPr>
    </w:p>
    <w:p w:rsidR="002C5650" w:rsidRDefault="002C5650" w:rsidP="00BA0894">
      <w:pPr>
        <w:pStyle w:val="NoSpacing"/>
      </w:pPr>
    </w:p>
    <w:p w:rsidR="002C5650" w:rsidRDefault="002C5650" w:rsidP="00BA0894">
      <w:pPr>
        <w:pStyle w:val="NoSpacing"/>
      </w:pPr>
    </w:p>
    <w:sectPr w:rsidR="002C5650">
      <w:headerReference w:type="default" r:id="rId1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00298204" w:date="2014-06-05T11:27:00Z" w:initials="0">
    <w:p w:rsidR="003F250F" w:rsidRDefault="003F250F">
      <w:pPr>
        <w:pStyle w:val="CommentText"/>
      </w:pPr>
      <w:r>
        <w:rPr>
          <w:rStyle w:val="CommentReference"/>
        </w:rPr>
        <w:annotationRef/>
      </w:r>
      <w:r>
        <w:t>Try: Yet, conflict between neighbours is pervasive in news reports, across the globe.</w:t>
      </w:r>
    </w:p>
  </w:comment>
  <w:comment w:id="2" w:author="00298204" w:date="2014-06-05T11:28:00Z" w:initials="0">
    <w:p w:rsidR="003F250F" w:rsidRDefault="003F250F">
      <w:pPr>
        <w:pStyle w:val="CommentText"/>
      </w:pPr>
      <w:r>
        <w:rPr>
          <w:rStyle w:val="CommentReference"/>
        </w:rPr>
        <w:annotationRef/>
      </w:r>
      <w:proofErr w:type="gramStart"/>
      <w:r>
        <w:t>salutary</w:t>
      </w:r>
      <w:proofErr w:type="gramEnd"/>
    </w:p>
  </w:comment>
  <w:comment w:id="7" w:author="00298204" w:date="2014-06-05T11:29:00Z" w:initials="0">
    <w:p w:rsidR="003F250F" w:rsidRDefault="003F250F">
      <w:pPr>
        <w:pStyle w:val="CommentText"/>
      </w:pPr>
      <w:r>
        <w:rPr>
          <w:rStyle w:val="CommentReference"/>
        </w:rPr>
        <w:annotationRef/>
      </w:r>
      <w:proofErr w:type="gramStart"/>
      <w:r>
        <w:t>jointly</w:t>
      </w:r>
      <w:proofErr w:type="gramEnd"/>
      <w:r>
        <w:t>, or simultaneously?</w:t>
      </w:r>
    </w:p>
  </w:comment>
  <w:comment w:id="8" w:author="00298204" w:date="2014-06-05T11:30:00Z" w:initials="0">
    <w:p w:rsidR="003F250F" w:rsidRDefault="003F250F">
      <w:pPr>
        <w:pStyle w:val="CommentText"/>
      </w:pPr>
      <w:r>
        <w:rPr>
          <w:rStyle w:val="CommentReference"/>
        </w:rPr>
        <w:annotationRef/>
      </w:r>
      <w:r>
        <w:t>Needs to be put a little differently; an effect does not want to be generalized…</w:t>
      </w:r>
    </w:p>
  </w:comment>
  <w:comment w:id="10" w:author="00298204" w:date="2014-06-05T11:31:00Z" w:initials="0">
    <w:p w:rsidR="003F250F" w:rsidRDefault="003F250F">
      <w:pPr>
        <w:pStyle w:val="CommentText"/>
      </w:pPr>
      <w:r>
        <w:rPr>
          <w:rStyle w:val="CommentReference"/>
        </w:rPr>
        <w:annotationRef/>
      </w:r>
      <w:proofErr w:type="gramStart"/>
      <w:r>
        <w:t>represent</w:t>
      </w:r>
      <w:proofErr w:type="gramEnd"/>
      <w:r>
        <w:t>?</w:t>
      </w:r>
    </w:p>
  </w:comment>
  <w:comment w:id="13" w:author="00298204" w:date="2014-06-05T11:32:00Z" w:initials="0">
    <w:p w:rsidR="00AA03C3" w:rsidRDefault="00AA03C3">
      <w:pPr>
        <w:pStyle w:val="CommentText"/>
      </w:pPr>
      <w:r>
        <w:rPr>
          <w:rStyle w:val="CommentReference"/>
        </w:rPr>
        <w:annotationRef/>
      </w:r>
      <w:r>
        <w:t>Who or that</w:t>
      </w:r>
    </w:p>
  </w:comment>
  <w:comment w:id="31" w:author="00298204" w:date="2014-06-05T11:37:00Z" w:initials="0">
    <w:p w:rsidR="00AA03C3" w:rsidRDefault="00AA03C3">
      <w:pPr>
        <w:pStyle w:val="CommentText"/>
      </w:pPr>
      <w:r>
        <w:rPr>
          <w:rStyle w:val="CommentReference"/>
        </w:rPr>
        <w:annotationRef/>
      </w:r>
      <w:r>
        <w:t xml:space="preserve">I think you have to TM this e.g. Google </w:t>
      </w:r>
      <w:proofErr w:type="spellStart"/>
      <w:r>
        <w:t>Maps</w:t>
      </w:r>
      <w:r w:rsidRPr="00AA03C3">
        <w:rPr>
          <w:vertAlign w:val="superscript"/>
        </w:rPr>
        <w:t>TM</w:t>
      </w:r>
      <w:proofErr w:type="spellEnd"/>
    </w:p>
  </w:comment>
  <w:comment w:id="36" w:author="00298204" w:date="2014-06-05T11:39:00Z" w:initials="0">
    <w:p w:rsidR="004604B4" w:rsidRDefault="004604B4">
      <w:pPr>
        <w:pStyle w:val="CommentText"/>
      </w:pPr>
      <w:r>
        <w:rPr>
          <w:rStyle w:val="CommentReference"/>
        </w:rPr>
        <w:annotationRef/>
      </w:r>
      <w:r>
        <w:t xml:space="preserve">Does this not warrant some discussion somewhere?  Very unusual but potent notion.  How is it that a neighbourhood can be smelled, or that you could ask people if they can smell a </w:t>
      </w:r>
      <w:proofErr w:type="spellStart"/>
      <w:r>
        <w:t>neighborhood</w:t>
      </w:r>
      <w:proofErr w:type="spellEnd"/>
      <w:r>
        <w:t>?  We know why the item is there, my guess is the reviewers will question this…</w:t>
      </w:r>
    </w:p>
  </w:comment>
  <w:comment w:id="41" w:author="00298204" w:date="2014-06-05T11:40:00Z" w:initials="0">
    <w:p w:rsidR="004604B4" w:rsidRDefault="004604B4">
      <w:pPr>
        <w:pStyle w:val="CommentText"/>
      </w:pPr>
      <w:r>
        <w:rPr>
          <w:rStyle w:val="CommentReference"/>
        </w:rPr>
        <w:annotationRef/>
      </w:r>
      <w:proofErr w:type="spellStart"/>
      <w:r>
        <w:t>Cronbach</w:t>
      </w:r>
      <w:proofErr w:type="spellEnd"/>
      <w:r>
        <w:t xml:space="preserve"> alpha?</w:t>
      </w:r>
    </w:p>
  </w:comment>
  <w:comment w:id="60" w:author="00298204" w:date="2014-06-05T11:43:00Z" w:initials="0">
    <w:p w:rsidR="004301C5" w:rsidRDefault="004301C5">
      <w:pPr>
        <w:pStyle w:val="CommentText"/>
      </w:pPr>
      <w:r>
        <w:rPr>
          <w:rStyle w:val="CommentReference"/>
        </w:rPr>
        <w:annotationRef/>
      </w:r>
      <w:r>
        <w:t xml:space="preserve">You need N, and p value here, t if you used t to compute p + </w:t>
      </w:r>
      <w:proofErr w:type="spellStart"/>
      <w:r>
        <w:t>df</w:t>
      </w:r>
      <w:proofErr w:type="spellEnd"/>
    </w:p>
  </w:comment>
  <w:comment w:id="61" w:author="00298204" w:date="2014-06-05T11:45:00Z" w:initials="0">
    <w:p w:rsidR="008C4950" w:rsidRDefault="008C4950">
      <w:pPr>
        <w:pStyle w:val="CommentText"/>
      </w:pPr>
      <w:r>
        <w:rPr>
          <w:rStyle w:val="CommentReference"/>
        </w:rPr>
        <w:annotationRef/>
      </w:r>
      <w:r>
        <w:t>Awesome figure.  Is the relationship linear?  How would one quantify the relationship depicted on the map in a way that is true to the map?</w:t>
      </w:r>
    </w:p>
  </w:comment>
  <w:comment w:id="67" w:author="00298204" w:date="2014-06-05T11:53:00Z" w:initials="0">
    <w:p w:rsidR="0007506E" w:rsidRDefault="0007506E">
      <w:pPr>
        <w:pStyle w:val="CommentText"/>
      </w:pPr>
      <w:r>
        <w:rPr>
          <w:rStyle w:val="CommentReference"/>
        </w:rPr>
        <w:annotationRef/>
      </w:r>
      <w:r>
        <w:t xml:space="preserve">So, the modelling was entirely empirical?  We rely on identification of the paths on the basis of what is significant in the saturated model (we removed all with p &gt; .05).  This will open us to the criticism that we are capitalizing on chance.  Also, there is no hierarchical sequence here, it could be that if we removed </w:t>
      </w:r>
      <w:proofErr w:type="spellStart"/>
      <w:r>
        <w:t>pathA</w:t>
      </w:r>
      <w:proofErr w:type="spellEnd"/>
      <w:r>
        <w:t xml:space="preserve"> in one step, that many of the other formerly non-significant paths become</w:t>
      </w:r>
      <w:r w:rsidR="005603BC">
        <w:t xml:space="preserve"> significant (likely to happen if you remove a variable that is collinear with several others).  </w:t>
      </w:r>
    </w:p>
  </w:comment>
  <w:comment w:id="70" w:author="00298204" w:date="2014-06-05T12:04:00Z" w:initials="0">
    <w:p w:rsidR="00436BCE" w:rsidRDefault="00436BCE">
      <w:pPr>
        <w:pStyle w:val="CommentText"/>
      </w:pPr>
      <w:r>
        <w:rPr>
          <w:rStyle w:val="CommentReference"/>
        </w:rPr>
        <w:annotationRef/>
      </w:r>
      <w:r>
        <w:t>I think we may need to test moderation explicitly, though e.g. by setting these up as two groups and comparing models</w:t>
      </w:r>
    </w:p>
  </w:comment>
  <w:comment w:id="71" w:author="00298204" w:date="2014-06-05T12:00:00Z" w:initials="0">
    <w:p w:rsidR="005603BC" w:rsidRDefault="005603BC">
      <w:pPr>
        <w:pStyle w:val="CommentText"/>
      </w:pPr>
      <w:r>
        <w:rPr>
          <w:rStyle w:val="CommentReference"/>
        </w:rPr>
        <w:annotationRef/>
      </w:r>
      <w:r>
        <w:t xml:space="preserve">Maybe there is some new development in SEM, but as I recollect there is no standard sig test for RMSEA.  It is a descriptive measure, with oft-followed conventions (RMSEA &lt; .05 is good fit, RMSEA &lt; .08 is acceptable fit, the rest don’t fit).  Normally the p value in the model fitting output from SEM refers to the Chi Squared test, and that test is far too sensitive (as Chi is directly proportional to N).  </w:t>
      </w:r>
    </w:p>
    <w:p w:rsidR="00CB6003" w:rsidRDefault="00CB6003">
      <w:pPr>
        <w:pStyle w:val="CommentText"/>
      </w:pPr>
      <w:r>
        <w:t xml:space="preserve">What LISREL does is to construct a CI around RMSEA, and one then judges whether the CI includes RMSEA=.05, and I think there is also a test reported by LISREL where observed RMSEA is tested against </w:t>
      </w:r>
      <w:proofErr w:type="spellStart"/>
      <w:r>
        <w:t>Ho</w:t>
      </w:r>
      <w:proofErr w:type="spellEnd"/>
      <w:r>
        <w:t>: RMSEA = .05</w:t>
      </w:r>
    </w:p>
    <w:p w:rsidR="005603BC" w:rsidRDefault="00CB6003">
      <w:pPr>
        <w:pStyle w:val="CommentText"/>
      </w:pPr>
      <w:r>
        <w:t>On these criteria, the models reported in the article do not fit too well?</w:t>
      </w:r>
    </w:p>
    <w:p w:rsidR="005603BC" w:rsidRDefault="005603BC">
      <w:pPr>
        <w:pStyle w:val="CommentText"/>
      </w:pPr>
    </w:p>
  </w:comment>
  <w:comment w:id="80" w:author="00298204" w:date="2014-06-05T12:05:00Z" w:initials="0">
    <w:p w:rsidR="00436BCE" w:rsidRDefault="00436BCE">
      <w:pPr>
        <w:pStyle w:val="CommentText"/>
      </w:pPr>
      <w:r>
        <w:rPr>
          <w:rStyle w:val="CommentReference"/>
        </w:rPr>
        <w:annotationRef/>
      </w:r>
      <w:r>
        <w:t>A little bit of explanation here might be good – the history of the place: residents live there for a long time, then informal settlements arrive</w:t>
      </w:r>
    </w:p>
  </w:comment>
  <w:comment w:id="81" w:author="00298204" w:date="2014-06-05T12:06:00Z" w:initials="0">
    <w:p w:rsidR="00436BCE" w:rsidRDefault="00436BCE">
      <w:pPr>
        <w:pStyle w:val="CommentText"/>
      </w:pPr>
      <w:r>
        <w:rPr>
          <w:rStyle w:val="CommentReference"/>
        </w:rPr>
        <w:annotationRef/>
      </w:r>
      <w:r>
        <w:t>Something wrong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D60" w:rsidRDefault="006B1D60" w:rsidP="00443496">
      <w:pPr>
        <w:spacing w:after="0" w:line="240" w:lineRule="auto"/>
      </w:pPr>
      <w:r>
        <w:separator/>
      </w:r>
    </w:p>
  </w:endnote>
  <w:endnote w:type="continuationSeparator" w:id="0">
    <w:p w:rsidR="006B1D60" w:rsidRDefault="006B1D60" w:rsidP="00443496">
      <w:pPr>
        <w:spacing w:after="0" w:line="240" w:lineRule="auto"/>
      </w:pPr>
      <w:r>
        <w:continuationSeparator/>
      </w:r>
    </w:p>
  </w:endnote>
  <w:endnote w:id="1">
    <w:p w:rsidR="0054241D" w:rsidRDefault="0054241D" w:rsidP="0054241D">
      <w:pPr>
        <w:pStyle w:val="EndnoteText"/>
      </w:pPr>
      <w:r>
        <w:rPr>
          <w:rStyle w:val="EndnoteReference"/>
        </w:rPr>
        <w:endnoteRef/>
      </w:r>
      <w:r>
        <w:t xml:space="preserve"> The analysis was undertaken in </w:t>
      </w:r>
      <w:proofErr w:type="spellStart"/>
      <w:r>
        <w:t>ArcInfo</w:t>
      </w:r>
      <w:proofErr w:type="spellEnd"/>
      <w:r>
        <w:t xml:space="preserve"> 10.2 using an Ordinary </w:t>
      </w:r>
      <w:proofErr w:type="spellStart"/>
      <w:r>
        <w:t>Kriging</w:t>
      </w:r>
      <w:proofErr w:type="spellEnd"/>
      <w:r>
        <w:t xml:space="preserve"> interpolation with a spherical algorithm utilizing a spatially variable search window of 12 data points. In essence this means that for closely clustered points the spatial extent of overlapping points is smaller than those further apart but the standard interpolation utilizes the 12 closest points around each pixel to create the surface. Raster resolution is 10 metres.</w:t>
      </w:r>
    </w:p>
    <w:p w:rsidR="0054241D" w:rsidRDefault="0054241D" w:rsidP="0054241D">
      <w:pPr>
        <w:pStyle w:val="EndnoteText"/>
      </w:pPr>
    </w:p>
    <w:p w:rsidR="0054241D" w:rsidRDefault="0054241D" w:rsidP="0054241D">
      <w:pPr>
        <w:pStyle w:val="EndnoteText"/>
      </w:pPr>
      <w:r>
        <w:t xml:space="preserve">The scientific explanation of </w:t>
      </w:r>
      <w:proofErr w:type="spellStart"/>
      <w:r>
        <w:t>Kriging</w:t>
      </w:r>
      <w:proofErr w:type="spellEnd"/>
      <w:r>
        <w:t xml:space="preserve"> is as follows: Unlike plain Inverse distance weighting which assumes the influence of a point diminishes away from the point at a constant rate, </w:t>
      </w:r>
      <w:proofErr w:type="spellStart"/>
      <w:r>
        <w:t>Kriging</w:t>
      </w:r>
      <w:proofErr w:type="spellEnd"/>
      <w:r>
        <w:t xml:space="preserve"> factors in distance and direction when calculating spatial correlation. It statistically examines the data, then fits a modelled </w:t>
      </w:r>
      <w:proofErr w:type="spellStart"/>
      <w:r>
        <w:t>variogram</w:t>
      </w:r>
      <w:proofErr w:type="spellEnd"/>
      <w:r>
        <w:t xml:space="preserve"> and using this </w:t>
      </w:r>
      <w:proofErr w:type="spellStart"/>
      <w:r>
        <w:t>variogram</w:t>
      </w:r>
      <w:proofErr w:type="spellEnd"/>
      <w:r>
        <w:t xml:space="preserve"> it creates a surface. It is most appropriate where there are spatial correlations or relationships between points particularly distance and direction, such as modelling wetlands based on water depth or soil type.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D60" w:rsidRDefault="006B1D60" w:rsidP="00443496">
      <w:pPr>
        <w:spacing w:after="0" w:line="240" w:lineRule="auto"/>
      </w:pPr>
      <w:r>
        <w:separator/>
      </w:r>
    </w:p>
  </w:footnote>
  <w:footnote w:type="continuationSeparator" w:id="0">
    <w:p w:rsidR="006B1D60" w:rsidRDefault="006B1D60" w:rsidP="004434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9767089"/>
      <w:docPartObj>
        <w:docPartGallery w:val="Page Numbers (Top of Page)"/>
        <w:docPartUnique/>
      </w:docPartObj>
    </w:sdtPr>
    <w:sdtEndPr>
      <w:rPr>
        <w:noProof/>
      </w:rPr>
    </w:sdtEndPr>
    <w:sdtContent>
      <w:p w:rsidR="00443496" w:rsidRDefault="00443496">
        <w:pPr>
          <w:pStyle w:val="Header"/>
          <w:jc w:val="right"/>
        </w:pPr>
        <w:r>
          <w:fldChar w:fldCharType="begin"/>
        </w:r>
        <w:r>
          <w:instrText xml:space="preserve"> PAGE   \* MERGEFORMAT </w:instrText>
        </w:r>
        <w:r>
          <w:fldChar w:fldCharType="separate"/>
        </w:r>
        <w:r w:rsidR="006B3511">
          <w:rPr>
            <w:noProof/>
          </w:rPr>
          <w:t>1</w:t>
        </w:r>
        <w:r>
          <w:rPr>
            <w:noProof/>
          </w:rPr>
          <w:fldChar w:fldCharType="end"/>
        </w:r>
      </w:p>
    </w:sdtContent>
  </w:sdt>
  <w:p w:rsidR="00443496" w:rsidRDefault="004434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79CF"/>
    <w:multiLevelType w:val="multilevel"/>
    <w:tmpl w:val="85C8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D634E9"/>
    <w:multiLevelType w:val="hybridMultilevel"/>
    <w:tmpl w:val="3C948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01FEB"/>
    <w:multiLevelType w:val="hybridMultilevel"/>
    <w:tmpl w:val="DBF2843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0CED0E5F"/>
    <w:multiLevelType w:val="hybridMultilevel"/>
    <w:tmpl w:val="8C32E9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12364B0A"/>
    <w:multiLevelType w:val="hybridMultilevel"/>
    <w:tmpl w:val="0ECAD5E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2B4116AB"/>
    <w:multiLevelType w:val="hybridMultilevel"/>
    <w:tmpl w:val="7C3A3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3810FA"/>
    <w:multiLevelType w:val="hybridMultilevel"/>
    <w:tmpl w:val="915AA9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30C65DA1"/>
    <w:multiLevelType w:val="hybridMultilevel"/>
    <w:tmpl w:val="190C470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nsid w:val="30D344E4"/>
    <w:multiLevelType w:val="hybridMultilevel"/>
    <w:tmpl w:val="3D321F2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5A897EE6"/>
    <w:multiLevelType w:val="hybridMultilevel"/>
    <w:tmpl w:val="25BCEA04"/>
    <w:lvl w:ilvl="0" w:tplc="F0CED7F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4"/>
  </w:num>
  <w:num w:numId="5">
    <w:abstractNumId w:val="3"/>
  </w:num>
  <w:num w:numId="6">
    <w:abstractNumId w:val="2"/>
  </w:num>
  <w:num w:numId="7">
    <w:abstractNumId w:val="7"/>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894"/>
    <w:rsid w:val="00050E90"/>
    <w:rsid w:val="0005307D"/>
    <w:rsid w:val="0005620D"/>
    <w:rsid w:val="00063834"/>
    <w:rsid w:val="00064AC9"/>
    <w:rsid w:val="00064B68"/>
    <w:rsid w:val="00067E0C"/>
    <w:rsid w:val="0007506E"/>
    <w:rsid w:val="000A002F"/>
    <w:rsid w:val="000A2D5F"/>
    <w:rsid w:val="000B7442"/>
    <w:rsid w:val="000C1623"/>
    <w:rsid w:val="000C37D2"/>
    <w:rsid w:val="000E2E35"/>
    <w:rsid w:val="000F786A"/>
    <w:rsid w:val="001052AD"/>
    <w:rsid w:val="00107F49"/>
    <w:rsid w:val="00111130"/>
    <w:rsid w:val="0011298A"/>
    <w:rsid w:val="001226CC"/>
    <w:rsid w:val="00144CD3"/>
    <w:rsid w:val="00154F46"/>
    <w:rsid w:val="001719AF"/>
    <w:rsid w:val="00177F09"/>
    <w:rsid w:val="001A5951"/>
    <w:rsid w:val="001C6F93"/>
    <w:rsid w:val="001D1C1A"/>
    <w:rsid w:val="001D6D46"/>
    <w:rsid w:val="002110F1"/>
    <w:rsid w:val="00215BC3"/>
    <w:rsid w:val="00225D0F"/>
    <w:rsid w:val="002358C6"/>
    <w:rsid w:val="00252144"/>
    <w:rsid w:val="00260B05"/>
    <w:rsid w:val="002649EB"/>
    <w:rsid w:val="00266BE3"/>
    <w:rsid w:val="00276996"/>
    <w:rsid w:val="00282095"/>
    <w:rsid w:val="002860AB"/>
    <w:rsid w:val="00287F9F"/>
    <w:rsid w:val="002A33EA"/>
    <w:rsid w:val="002A5236"/>
    <w:rsid w:val="002B328F"/>
    <w:rsid w:val="002B4811"/>
    <w:rsid w:val="002C2E5D"/>
    <w:rsid w:val="002C5650"/>
    <w:rsid w:val="002F2ED8"/>
    <w:rsid w:val="00302AFE"/>
    <w:rsid w:val="0030309C"/>
    <w:rsid w:val="003415EC"/>
    <w:rsid w:val="003419D3"/>
    <w:rsid w:val="00344E47"/>
    <w:rsid w:val="00345BF7"/>
    <w:rsid w:val="00350DCC"/>
    <w:rsid w:val="00353C7B"/>
    <w:rsid w:val="00354486"/>
    <w:rsid w:val="00365D6A"/>
    <w:rsid w:val="003876AB"/>
    <w:rsid w:val="003912C4"/>
    <w:rsid w:val="003978B6"/>
    <w:rsid w:val="003A0C2F"/>
    <w:rsid w:val="003A72D5"/>
    <w:rsid w:val="003B53F1"/>
    <w:rsid w:val="003D5631"/>
    <w:rsid w:val="003E29FA"/>
    <w:rsid w:val="003E7887"/>
    <w:rsid w:val="003F250F"/>
    <w:rsid w:val="003F66D4"/>
    <w:rsid w:val="003F7A30"/>
    <w:rsid w:val="004301C5"/>
    <w:rsid w:val="00436BCE"/>
    <w:rsid w:val="00443496"/>
    <w:rsid w:val="00454DAC"/>
    <w:rsid w:val="00457A7E"/>
    <w:rsid w:val="004604B4"/>
    <w:rsid w:val="004635A3"/>
    <w:rsid w:val="0048742B"/>
    <w:rsid w:val="004910B2"/>
    <w:rsid w:val="0049639B"/>
    <w:rsid w:val="004A2E0B"/>
    <w:rsid w:val="004B1C95"/>
    <w:rsid w:val="004D0734"/>
    <w:rsid w:val="004D0797"/>
    <w:rsid w:val="0050045D"/>
    <w:rsid w:val="00510D36"/>
    <w:rsid w:val="00513CE0"/>
    <w:rsid w:val="005150B0"/>
    <w:rsid w:val="0052608E"/>
    <w:rsid w:val="00527D7F"/>
    <w:rsid w:val="00540D6D"/>
    <w:rsid w:val="0054241D"/>
    <w:rsid w:val="00551EC8"/>
    <w:rsid w:val="005528C7"/>
    <w:rsid w:val="005603BC"/>
    <w:rsid w:val="00567C22"/>
    <w:rsid w:val="005A0878"/>
    <w:rsid w:val="005A3D9B"/>
    <w:rsid w:val="005C151C"/>
    <w:rsid w:val="005D7523"/>
    <w:rsid w:val="005F07BB"/>
    <w:rsid w:val="00612071"/>
    <w:rsid w:val="006417D8"/>
    <w:rsid w:val="00642EC1"/>
    <w:rsid w:val="00656BF9"/>
    <w:rsid w:val="00670E09"/>
    <w:rsid w:val="006746EF"/>
    <w:rsid w:val="0067789F"/>
    <w:rsid w:val="006A255D"/>
    <w:rsid w:val="006B1D60"/>
    <w:rsid w:val="006B3511"/>
    <w:rsid w:val="006C7B50"/>
    <w:rsid w:val="006D00B4"/>
    <w:rsid w:val="006D18F6"/>
    <w:rsid w:val="006D3312"/>
    <w:rsid w:val="006D7335"/>
    <w:rsid w:val="006E1B32"/>
    <w:rsid w:val="006E2003"/>
    <w:rsid w:val="006E7658"/>
    <w:rsid w:val="006F1B7F"/>
    <w:rsid w:val="007108B5"/>
    <w:rsid w:val="00711D59"/>
    <w:rsid w:val="007127BC"/>
    <w:rsid w:val="007203B4"/>
    <w:rsid w:val="007254C3"/>
    <w:rsid w:val="00771A7C"/>
    <w:rsid w:val="007849BC"/>
    <w:rsid w:val="007B7FE6"/>
    <w:rsid w:val="007C6357"/>
    <w:rsid w:val="007E2CC1"/>
    <w:rsid w:val="00801C84"/>
    <w:rsid w:val="0082432F"/>
    <w:rsid w:val="00825BC3"/>
    <w:rsid w:val="0083093A"/>
    <w:rsid w:val="008419A0"/>
    <w:rsid w:val="00870287"/>
    <w:rsid w:val="008A0BC5"/>
    <w:rsid w:val="008A3158"/>
    <w:rsid w:val="008A5530"/>
    <w:rsid w:val="008A675E"/>
    <w:rsid w:val="008C4950"/>
    <w:rsid w:val="008D416E"/>
    <w:rsid w:val="008E196E"/>
    <w:rsid w:val="008E660B"/>
    <w:rsid w:val="008F1373"/>
    <w:rsid w:val="00920744"/>
    <w:rsid w:val="00934AB5"/>
    <w:rsid w:val="00944F20"/>
    <w:rsid w:val="00946A25"/>
    <w:rsid w:val="009675CA"/>
    <w:rsid w:val="0098223F"/>
    <w:rsid w:val="00986446"/>
    <w:rsid w:val="00991B3E"/>
    <w:rsid w:val="00993F54"/>
    <w:rsid w:val="009A12B6"/>
    <w:rsid w:val="009C22F0"/>
    <w:rsid w:val="009D58E9"/>
    <w:rsid w:val="009E3DBD"/>
    <w:rsid w:val="00A070C1"/>
    <w:rsid w:val="00A1772D"/>
    <w:rsid w:val="00A20536"/>
    <w:rsid w:val="00A224B8"/>
    <w:rsid w:val="00A26D84"/>
    <w:rsid w:val="00A27F4B"/>
    <w:rsid w:val="00A41D79"/>
    <w:rsid w:val="00A45F87"/>
    <w:rsid w:val="00A52BB5"/>
    <w:rsid w:val="00A545F6"/>
    <w:rsid w:val="00A8282A"/>
    <w:rsid w:val="00A86C3D"/>
    <w:rsid w:val="00A935A9"/>
    <w:rsid w:val="00A93AF7"/>
    <w:rsid w:val="00AA03C3"/>
    <w:rsid w:val="00AA22D4"/>
    <w:rsid w:val="00B00F50"/>
    <w:rsid w:val="00B16DC2"/>
    <w:rsid w:val="00B44324"/>
    <w:rsid w:val="00B5000B"/>
    <w:rsid w:val="00B5333C"/>
    <w:rsid w:val="00B57110"/>
    <w:rsid w:val="00B814E6"/>
    <w:rsid w:val="00B93FCB"/>
    <w:rsid w:val="00B94A70"/>
    <w:rsid w:val="00BA0894"/>
    <w:rsid w:val="00BA251D"/>
    <w:rsid w:val="00BB1F65"/>
    <w:rsid w:val="00BB624F"/>
    <w:rsid w:val="00BD0F1E"/>
    <w:rsid w:val="00BD6289"/>
    <w:rsid w:val="00BE155E"/>
    <w:rsid w:val="00C0091A"/>
    <w:rsid w:val="00C1609E"/>
    <w:rsid w:val="00C1791A"/>
    <w:rsid w:val="00C30D10"/>
    <w:rsid w:val="00C31A1E"/>
    <w:rsid w:val="00C411DB"/>
    <w:rsid w:val="00C56D4B"/>
    <w:rsid w:val="00C637A4"/>
    <w:rsid w:val="00C835D9"/>
    <w:rsid w:val="00C83B0A"/>
    <w:rsid w:val="00CA06F3"/>
    <w:rsid w:val="00CA5434"/>
    <w:rsid w:val="00CB26B4"/>
    <w:rsid w:val="00CB3807"/>
    <w:rsid w:val="00CB6003"/>
    <w:rsid w:val="00CC15CD"/>
    <w:rsid w:val="00CD689C"/>
    <w:rsid w:val="00CE4ED3"/>
    <w:rsid w:val="00CF4741"/>
    <w:rsid w:val="00CF6BCF"/>
    <w:rsid w:val="00D068CE"/>
    <w:rsid w:val="00D11409"/>
    <w:rsid w:val="00D24F91"/>
    <w:rsid w:val="00D33FF2"/>
    <w:rsid w:val="00D34370"/>
    <w:rsid w:val="00D356ED"/>
    <w:rsid w:val="00D362EE"/>
    <w:rsid w:val="00D37CCB"/>
    <w:rsid w:val="00D41896"/>
    <w:rsid w:val="00D439BD"/>
    <w:rsid w:val="00D47741"/>
    <w:rsid w:val="00D60EF5"/>
    <w:rsid w:val="00D624B2"/>
    <w:rsid w:val="00D62B52"/>
    <w:rsid w:val="00D84D94"/>
    <w:rsid w:val="00D97BFF"/>
    <w:rsid w:val="00DA5E0E"/>
    <w:rsid w:val="00DC51F4"/>
    <w:rsid w:val="00DC6697"/>
    <w:rsid w:val="00DD19B3"/>
    <w:rsid w:val="00DD71AB"/>
    <w:rsid w:val="00E2701E"/>
    <w:rsid w:val="00E72701"/>
    <w:rsid w:val="00E77094"/>
    <w:rsid w:val="00ED073B"/>
    <w:rsid w:val="00EE4A7F"/>
    <w:rsid w:val="00F11AD2"/>
    <w:rsid w:val="00F35E0B"/>
    <w:rsid w:val="00F643D9"/>
    <w:rsid w:val="00F747D7"/>
    <w:rsid w:val="00F770CB"/>
    <w:rsid w:val="00F8729A"/>
    <w:rsid w:val="00FB130E"/>
    <w:rsid w:val="00FB5237"/>
    <w:rsid w:val="00FC4A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894"/>
    <w:pPr>
      <w:spacing w:after="0" w:line="240" w:lineRule="auto"/>
    </w:pPr>
  </w:style>
  <w:style w:type="character" w:styleId="CommentReference">
    <w:name w:val="annotation reference"/>
    <w:basedOn w:val="DefaultParagraphFont"/>
    <w:uiPriority w:val="99"/>
    <w:semiHidden/>
    <w:unhideWhenUsed/>
    <w:rsid w:val="00A45F87"/>
    <w:rPr>
      <w:sz w:val="16"/>
      <w:szCs w:val="16"/>
    </w:rPr>
  </w:style>
  <w:style w:type="paragraph" w:styleId="CommentText">
    <w:name w:val="annotation text"/>
    <w:basedOn w:val="Normal"/>
    <w:link w:val="CommentTextChar"/>
    <w:uiPriority w:val="99"/>
    <w:semiHidden/>
    <w:unhideWhenUsed/>
    <w:rsid w:val="00A45F87"/>
    <w:pPr>
      <w:spacing w:after="0" w:line="240" w:lineRule="auto"/>
    </w:pPr>
    <w:rPr>
      <w:rFonts w:ascii="Times" w:eastAsia="Times New Roman" w:hAnsi="Times" w:cs="Times"/>
      <w:sz w:val="20"/>
      <w:szCs w:val="20"/>
      <w:lang w:val="en-GB" w:eastAsia="en-GB"/>
    </w:rPr>
  </w:style>
  <w:style w:type="character" w:customStyle="1" w:styleId="CommentTextChar">
    <w:name w:val="Comment Text Char"/>
    <w:basedOn w:val="DefaultParagraphFont"/>
    <w:link w:val="CommentText"/>
    <w:uiPriority w:val="99"/>
    <w:semiHidden/>
    <w:rsid w:val="00A45F87"/>
    <w:rPr>
      <w:rFonts w:ascii="Times" w:eastAsia="Times New Roman" w:hAnsi="Times" w:cs="Times"/>
      <w:sz w:val="20"/>
      <w:szCs w:val="20"/>
      <w:lang w:val="en-GB" w:eastAsia="en-GB"/>
    </w:rPr>
  </w:style>
  <w:style w:type="paragraph" w:styleId="BalloonText">
    <w:name w:val="Balloon Text"/>
    <w:basedOn w:val="Normal"/>
    <w:link w:val="BalloonTextChar"/>
    <w:uiPriority w:val="99"/>
    <w:semiHidden/>
    <w:unhideWhenUsed/>
    <w:rsid w:val="00A45F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F87"/>
    <w:rPr>
      <w:rFonts w:ascii="Segoe UI" w:hAnsi="Segoe UI" w:cs="Segoe UI"/>
      <w:sz w:val="18"/>
      <w:szCs w:val="18"/>
    </w:rPr>
  </w:style>
  <w:style w:type="paragraph" w:styleId="Header">
    <w:name w:val="header"/>
    <w:basedOn w:val="Normal"/>
    <w:link w:val="HeaderChar"/>
    <w:uiPriority w:val="99"/>
    <w:unhideWhenUsed/>
    <w:rsid w:val="00443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496"/>
  </w:style>
  <w:style w:type="paragraph" w:styleId="Footer">
    <w:name w:val="footer"/>
    <w:basedOn w:val="Normal"/>
    <w:link w:val="FooterChar"/>
    <w:uiPriority w:val="99"/>
    <w:unhideWhenUsed/>
    <w:rsid w:val="00443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496"/>
  </w:style>
  <w:style w:type="table" w:styleId="TableGrid">
    <w:name w:val="Table Grid"/>
    <w:basedOn w:val="TableNormal"/>
    <w:uiPriority w:val="59"/>
    <w:rsid w:val="001719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542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241D"/>
    <w:rPr>
      <w:sz w:val="20"/>
      <w:szCs w:val="20"/>
    </w:rPr>
  </w:style>
  <w:style w:type="character" w:styleId="EndnoteReference">
    <w:name w:val="endnote reference"/>
    <w:basedOn w:val="DefaultParagraphFont"/>
    <w:uiPriority w:val="99"/>
    <w:semiHidden/>
    <w:unhideWhenUsed/>
    <w:rsid w:val="0054241D"/>
    <w:rPr>
      <w:vertAlign w:val="superscript"/>
    </w:rPr>
  </w:style>
  <w:style w:type="paragraph" w:styleId="CommentSubject">
    <w:name w:val="annotation subject"/>
    <w:basedOn w:val="CommentText"/>
    <w:next w:val="CommentText"/>
    <w:link w:val="CommentSubjectChar"/>
    <w:uiPriority w:val="99"/>
    <w:semiHidden/>
    <w:unhideWhenUsed/>
    <w:rsid w:val="003F250F"/>
    <w:pPr>
      <w:spacing w:after="200"/>
    </w:pPr>
    <w:rPr>
      <w:rFonts w:asciiTheme="minorHAnsi" w:eastAsiaTheme="minorHAnsi" w:hAnsiTheme="minorHAnsi" w:cstheme="minorBidi"/>
      <w:b/>
      <w:bCs/>
      <w:lang w:val="en-ZA" w:eastAsia="en-US"/>
    </w:rPr>
  </w:style>
  <w:style w:type="character" w:customStyle="1" w:styleId="CommentSubjectChar">
    <w:name w:val="Comment Subject Char"/>
    <w:basedOn w:val="CommentTextChar"/>
    <w:link w:val="CommentSubject"/>
    <w:uiPriority w:val="99"/>
    <w:semiHidden/>
    <w:rsid w:val="003F250F"/>
    <w:rPr>
      <w:rFonts w:ascii="Times" w:eastAsia="Times New Roman" w:hAnsi="Times" w:cs="Times"/>
      <w:b/>
      <w:bCs/>
      <w:sz w:val="20"/>
      <w:szCs w:val="20"/>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894"/>
    <w:pPr>
      <w:spacing w:after="0" w:line="240" w:lineRule="auto"/>
    </w:pPr>
  </w:style>
  <w:style w:type="character" w:styleId="CommentReference">
    <w:name w:val="annotation reference"/>
    <w:basedOn w:val="DefaultParagraphFont"/>
    <w:uiPriority w:val="99"/>
    <w:semiHidden/>
    <w:unhideWhenUsed/>
    <w:rsid w:val="00A45F87"/>
    <w:rPr>
      <w:sz w:val="16"/>
      <w:szCs w:val="16"/>
    </w:rPr>
  </w:style>
  <w:style w:type="paragraph" w:styleId="CommentText">
    <w:name w:val="annotation text"/>
    <w:basedOn w:val="Normal"/>
    <w:link w:val="CommentTextChar"/>
    <w:uiPriority w:val="99"/>
    <w:semiHidden/>
    <w:unhideWhenUsed/>
    <w:rsid w:val="00A45F87"/>
    <w:pPr>
      <w:spacing w:after="0" w:line="240" w:lineRule="auto"/>
    </w:pPr>
    <w:rPr>
      <w:rFonts w:ascii="Times" w:eastAsia="Times New Roman" w:hAnsi="Times" w:cs="Times"/>
      <w:sz w:val="20"/>
      <w:szCs w:val="20"/>
      <w:lang w:val="en-GB" w:eastAsia="en-GB"/>
    </w:rPr>
  </w:style>
  <w:style w:type="character" w:customStyle="1" w:styleId="CommentTextChar">
    <w:name w:val="Comment Text Char"/>
    <w:basedOn w:val="DefaultParagraphFont"/>
    <w:link w:val="CommentText"/>
    <w:uiPriority w:val="99"/>
    <w:semiHidden/>
    <w:rsid w:val="00A45F87"/>
    <w:rPr>
      <w:rFonts w:ascii="Times" w:eastAsia="Times New Roman" w:hAnsi="Times" w:cs="Times"/>
      <w:sz w:val="20"/>
      <w:szCs w:val="20"/>
      <w:lang w:val="en-GB" w:eastAsia="en-GB"/>
    </w:rPr>
  </w:style>
  <w:style w:type="paragraph" w:styleId="BalloonText">
    <w:name w:val="Balloon Text"/>
    <w:basedOn w:val="Normal"/>
    <w:link w:val="BalloonTextChar"/>
    <w:uiPriority w:val="99"/>
    <w:semiHidden/>
    <w:unhideWhenUsed/>
    <w:rsid w:val="00A45F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F87"/>
    <w:rPr>
      <w:rFonts w:ascii="Segoe UI" w:hAnsi="Segoe UI" w:cs="Segoe UI"/>
      <w:sz w:val="18"/>
      <w:szCs w:val="18"/>
    </w:rPr>
  </w:style>
  <w:style w:type="paragraph" w:styleId="Header">
    <w:name w:val="header"/>
    <w:basedOn w:val="Normal"/>
    <w:link w:val="HeaderChar"/>
    <w:uiPriority w:val="99"/>
    <w:unhideWhenUsed/>
    <w:rsid w:val="00443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496"/>
  </w:style>
  <w:style w:type="paragraph" w:styleId="Footer">
    <w:name w:val="footer"/>
    <w:basedOn w:val="Normal"/>
    <w:link w:val="FooterChar"/>
    <w:uiPriority w:val="99"/>
    <w:unhideWhenUsed/>
    <w:rsid w:val="00443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496"/>
  </w:style>
  <w:style w:type="table" w:styleId="TableGrid">
    <w:name w:val="Table Grid"/>
    <w:basedOn w:val="TableNormal"/>
    <w:uiPriority w:val="59"/>
    <w:rsid w:val="001719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542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241D"/>
    <w:rPr>
      <w:sz w:val="20"/>
      <w:szCs w:val="20"/>
    </w:rPr>
  </w:style>
  <w:style w:type="character" w:styleId="EndnoteReference">
    <w:name w:val="endnote reference"/>
    <w:basedOn w:val="DefaultParagraphFont"/>
    <w:uiPriority w:val="99"/>
    <w:semiHidden/>
    <w:unhideWhenUsed/>
    <w:rsid w:val="0054241D"/>
    <w:rPr>
      <w:vertAlign w:val="superscript"/>
    </w:rPr>
  </w:style>
  <w:style w:type="paragraph" w:styleId="CommentSubject">
    <w:name w:val="annotation subject"/>
    <w:basedOn w:val="CommentText"/>
    <w:next w:val="CommentText"/>
    <w:link w:val="CommentSubjectChar"/>
    <w:uiPriority w:val="99"/>
    <w:semiHidden/>
    <w:unhideWhenUsed/>
    <w:rsid w:val="003F250F"/>
    <w:pPr>
      <w:spacing w:after="200"/>
    </w:pPr>
    <w:rPr>
      <w:rFonts w:asciiTheme="minorHAnsi" w:eastAsiaTheme="minorHAnsi" w:hAnsiTheme="minorHAnsi" w:cstheme="minorBidi"/>
      <w:b/>
      <w:bCs/>
      <w:lang w:val="en-ZA" w:eastAsia="en-US"/>
    </w:rPr>
  </w:style>
  <w:style w:type="character" w:customStyle="1" w:styleId="CommentSubjectChar">
    <w:name w:val="Comment Subject Char"/>
    <w:basedOn w:val="CommentTextChar"/>
    <w:link w:val="CommentSubject"/>
    <w:uiPriority w:val="99"/>
    <w:semiHidden/>
    <w:rsid w:val="003F250F"/>
    <w:rPr>
      <w:rFonts w:ascii="Times" w:eastAsia="Times New Roman" w:hAnsi="Times" w:cs="Times"/>
      <w:b/>
      <w:bCs/>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47071">
      <w:bodyDiv w:val="1"/>
      <w:marLeft w:val="0"/>
      <w:marRight w:val="0"/>
      <w:marTop w:val="0"/>
      <w:marBottom w:val="0"/>
      <w:divBdr>
        <w:top w:val="none" w:sz="0" w:space="0" w:color="auto"/>
        <w:left w:val="none" w:sz="0" w:space="0" w:color="auto"/>
        <w:bottom w:val="none" w:sz="0" w:space="0" w:color="auto"/>
        <w:right w:val="none" w:sz="0" w:space="0" w:color="auto"/>
      </w:divBdr>
    </w:div>
    <w:div w:id="206032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CF81E-7E14-459F-83E7-CB3893F50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4061</TotalTime>
  <Pages>25</Pages>
  <Words>5975</Words>
  <Characters>30235</Characters>
  <Application>Microsoft Office Word</Application>
  <DocSecurity>0</DocSecurity>
  <Lines>703</Lines>
  <Paragraphs>332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35878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dc:creator>
  <cp:lastModifiedBy>00298204</cp:lastModifiedBy>
  <cp:revision>133</cp:revision>
  <cp:lastPrinted>2014-06-02T07:54:00Z</cp:lastPrinted>
  <dcterms:created xsi:type="dcterms:W3CDTF">2014-05-12T03:55:00Z</dcterms:created>
  <dcterms:modified xsi:type="dcterms:W3CDTF">2014-06-05T10:13:00Z</dcterms:modified>
</cp:coreProperties>
</file>