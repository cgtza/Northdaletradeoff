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6D3D" w14:textId="77777777" w:rsidR="00BA0894" w:rsidRPr="00BA0894" w:rsidRDefault="00BA0894" w:rsidP="000A486A">
      <w:pPr>
        <w:pStyle w:val="NoSpacing"/>
        <w:rPr>
          <w:b/>
        </w:rPr>
      </w:pPr>
      <w:r w:rsidRPr="00BA0894">
        <w:rPr>
          <w:b/>
        </w:rPr>
        <w:t xml:space="preserve">Can the </w:t>
      </w:r>
      <w:r w:rsidR="00801C84">
        <w:rPr>
          <w:b/>
        </w:rPr>
        <w:t>contradictory</w:t>
      </w:r>
      <w:r w:rsidRPr="00BA0894">
        <w:rPr>
          <w:b/>
        </w:rPr>
        <w:t xml:space="preserve"> effects of contact be reconciled?</w:t>
      </w:r>
      <w:r w:rsidR="00540D6D">
        <w:rPr>
          <w:b/>
        </w:rPr>
        <w:t xml:space="preserve"> A study of the </w:t>
      </w:r>
      <w:r w:rsidR="002D4CAC">
        <w:rPr>
          <w:b/>
        </w:rPr>
        <w:t>non-additive nature of</w:t>
      </w:r>
      <w:r w:rsidR="00540D6D">
        <w:rPr>
          <w:b/>
        </w:rPr>
        <w:t xml:space="preserve"> interpersonal and frontier contact.</w:t>
      </w:r>
    </w:p>
    <w:p w14:paraId="3DAB9EB8" w14:textId="77777777" w:rsidR="00764C45" w:rsidRDefault="00764C45" w:rsidP="000A486A">
      <w:pPr>
        <w:pStyle w:val="NoSpacing"/>
      </w:pPr>
      <w:r w:rsidRPr="004E2C09">
        <w:rPr>
          <w:highlight w:val="yellow"/>
        </w:rPr>
        <w:t>Suggested author list (based on contribution</w:t>
      </w:r>
      <w:r w:rsidR="00BC40AA" w:rsidRPr="004E2C09">
        <w:rPr>
          <w:highlight w:val="yellow"/>
        </w:rPr>
        <w:t xml:space="preserve"> across all stages</w:t>
      </w:r>
      <w:r w:rsidRPr="004E2C09">
        <w:rPr>
          <w:highlight w:val="yellow"/>
        </w:rPr>
        <w:t>)</w:t>
      </w:r>
      <w:r>
        <w:t xml:space="preserve">: Durrheim, </w:t>
      </w:r>
      <w:r w:rsidR="00BC40AA">
        <w:t xml:space="preserve">Dixon, </w:t>
      </w:r>
      <w:r>
        <w:t>Tredoux, Kerr, Quayle and Gijbertsen</w:t>
      </w:r>
    </w:p>
    <w:p w14:paraId="7BF4BF59" w14:textId="77777777" w:rsidR="00764C45" w:rsidRDefault="00764C45" w:rsidP="000A486A">
      <w:pPr>
        <w:pStyle w:val="NoSpacing"/>
      </w:pPr>
    </w:p>
    <w:p w14:paraId="775DB69C" w14:textId="77777777" w:rsidR="00764C45" w:rsidRDefault="00764C45" w:rsidP="000A486A">
      <w:pPr>
        <w:pStyle w:val="NoSpacing"/>
      </w:pPr>
      <w:r>
        <w:t xml:space="preserve">Currently </w:t>
      </w:r>
      <w:r w:rsidR="00C1628B">
        <w:t>308</w:t>
      </w:r>
      <w:r>
        <w:t xml:space="preserve"> words over limit (n=23</w:t>
      </w:r>
      <w:r w:rsidR="00C1628B">
        <w:t>08</w:t>
      </w:r>
      <w:r>
        <w:t>) for into and conclusion combined. I’m sure we can reduce these with careful edit.</w:t>
      </w:r>
    </w:p>
    <w:p w14:paraId="6133737C" w14:textId="77777777" w:rsidR="00764C45" w:rsidRDefault="00764C45" w:rsidP="000A486A">
      <w:pPr>
        <w:pStyle w:val="NoSpacing"/>
      </w:pPr>
    </w:p>
    <w:p w14:paraId="0DE23CC8" w14:textId="77777777" w:rsidR="00764C45" w:rsidRDefault="00764C45" w:rsidP="000A486A">
      <w:pPr>
        <w:pStyle w:val="NoSpacing"/>
      </w:pPr>
    </w:p>
    <w:p w14:paraId="3B428B3D" w14:textId="77777777" w:rsidR="004C5E19" w:rsidRDefault="00C0091A" w:rsidP="000A486A">
      <w:pPr>
        <w:pStyle w:val="NoSpacing"/>
      </w:pPr>
      <w:r>
        <w:t xml:space="preserve">The </w:t>
      </w:r>
      <w:r w:rsidR="002D4CAC">
        <w:t xml:space="preserve">ability of </w:t>
      </w:r>
      <w:r>
        <w:t xml:space="preserve">intergroup contact </w:t>
      </w:r>
      <w:r w:rsidR="002D4CAC">
        <w:t>to reduce</w:t>
      </w:r>
      <w:r>
        <w:t xml:space="preserve"> prejudice must surely list among the most robust effects in social psychology</w:t>
      </w:r>
      <w:r w:rsidR="004A2A3C">
        <w:t xml:space="preserve">. Numerous studies have shown that </w:t>
      </w:r>
      <w:r w:rsidR="004A2A3C">
        <w:rPr>
          <w:lang w:val="en-US"/>
        </w:rPr>
        <w:t>cross-group interpersonal contacts and friendships reduce</w:t>
      </w:r>
      <w:r w:rsidR="004A2A3C" w:rsidRPr="008A5530">
        <w:rPr>
          <w:lang w:val="en-US"/>
        </w:rPr>
        <w:t xml:space="preserve"> </w:t>
      </w:r>
      <w:r w:rsidR="004A2A3C">
        <w:rPr>
          <w:lang w:val="en-US"/>
        </w:rPr>
        <w:t xml:space="preserve">intergroup conflict, threat and prejudice, and promote trust </w:t>
      </w:r>
      <w:r>
        <w:t>(Pettigrew</w:t>
      </w:r>
      <w:r w:rsidR="007254C3">
        <w:t xml:space="preserve"> &amp; Tropp</w:t>
      </w:r>
      <w:r>
        <w:t xml:space="preserve">, </w:t>
      </w:r>
      <w:r w:rsidR="002D4CAC">
        <w:t>2006</w:t>
      </w:r>
      <w:r>
        <w:t>; Davies et al., 2011)</w:t>
      </w:r>
      <w:r w:rsidR="0067789F">
        <w:t>.</w:t>
      </w:r>
      <w:r w:rsidR="002D4CAC">
        <w:t xml:space="preserve"> It is not surprising therefore that contact has been the mainstay of social change interventions promoted by social psychologists</w:t>
      </w:r>
      <w:r w:rsidR="004C5E19">
        <w:t xml:space="preserve"> (Pettigrew &amp; Tropp, 2011)</w:t>
      </w:r>
      <w:r w:rsidR="002D4CAC">
        <w:t xml:space="preserve">. </w:t>
      </w:r>
      <w:r w:rsidR="00A01756">
        <w:t xml:space="preserve">This work relies on a </w:t>
      </w:r>
      <w:r w:rsidR="004C5E19">
        <w:t xml:space="preserve">model of change in which the positive effects of contact with particular outgroup members under specific circumstances is generalized to </w:t>
      </w:r>
      <w:r w:rsidR="00A01756">
        <w:t xml:space="preserve">the </w:t>
      </w:r>
      <w:r w:rsidR="004C5E19">
        <w:t>outgroup as a whole – and may even improve attitudes towards other outgroups. During the past two decades</w:t>
      </w:r>
      <w:r w:rsidR="00A01756">
        <w:t xml:space="preserve"> a great deal of research has provided support for the generalized prejudice reduction model of contact interventions. In particular, we have learned that positive attitudes are more likely to generalize to the outgroup as a whole when intergroup contact occurs under conditions </w:t>
      </w:r>
      <w:r w:rsidR="00DA03AE">
        <w:t xml:space="preserve">where </w:t>
      </w:r>
      <w:r w:rsidR="00A01756">
        <w:t xml:space="preserve">both ingroup and outgroup identities are kept salient, and that social change </w:t>
      </w:r>
      <w:r w:rsidR="009673E0">
        <w:t>interventions</w:t>
      </w:r>
      <w:r w:rsidR="00A01756">
        <w:t xml:space="preserve"> </w:t>
      </w:r>
      <w:r w:rsidR="009673E0">
        <w:t xml:space="preserve">should </w:t>
      </w:r>
      <w:r w:rsidR="00A01756">
        <w:t>therefore promote category salience rather than decategorization or common ingroup identification (</w:t>
      </w:r>
      <w:r w:rsidR="004E2C09">
        <w:t>Pettigrew &amp; Tropp, 2011</w:t>
      </w:r>
      <w:r w:rsidR="00A01756">
        <w:t xml:space="preserve">). </w:t>
      </w:r>
    </w:p>
    <w:p w14:paraId="02E4810D" w14:textId="77777777" w:rsidR="00A01756" w:rsidRDefault="00A01756" w:rsidP="000A486A">
      <w:pPr>
        <w:pStyle w:val="NoSpacing"/>
      </w:pPr>
    </w:p>
    <w:p w14:paraId="133773B1" w14:textId="77777777" w:rsidR="00512DBB" w:rsidRDefault="009673E0" w:rsidP="00EC3AAD">
      <w:pPr>
        <w:pStyle w:val="NoSpacing"/>
        <w:rPr>
          <w:lang w:val="en-US"/>
        </w:rPr>
      </w:pPr>
      <w:r>
        <w:t>H</w:t>
      </w:r>
      <w:r w:rsidR="00BE155E">
        <w:t>owever, m</w:t>
      </w:r>
      <w:r w:rsidR="00C835D9">
        <w:t>any question still remain</w:t>
      </w:r>
      <w:r w:rsidR="00287F9F">
        <w:t xml:space="preserve"> about the </w:t>
      </w:r>
      <w:r w:rsidR="00BE155E">
        <w:t xml:space="preserve">ability of contact effects to spread to different situations of intergroup contact. </w:t>
      </w:r>
      <w:r w:rsidR="00BE155E" w:rsidRPr="00C1628B">
        <w:t xml:space="preserve">If contact reduces prejudice among a mixed group of friends, will </w:t>
      </w:r>
      <w:r w:rsidR="00B57110" w:rsidRPr="00C1628B">
        <w:t xml:space="preserve">non-prejudiced attitudes also be evident in a conflict situation with </w:t>
      </w:r>
      <w:r w:rsidR="00126356" w:rsidRPr="00C1628B">
        <w:t xml:space="preserve">outgroup </w:t>
      </w:r>
      <w:r w:rsidR="00B57110" w:rsidRPr="00C1628B">
        <w:t>acquaintances at the workplace, with troublesome neighbours, or with strangers in public debate?</w:t>
      </w:r>
      <w:r w:rsidR="00B57110">
        <w:t xml:space="preserve"> </w:t>
      </w:r>
      <w:r>
        <w:t>We don’t fully understand the power of prejudice reduction to generalize across different situations because researche</w:t>
      </w:r>
      <w:r w:rsidR="00512DBB">
        <w:t>r</w:t>
      </w:r>
      <w:r>
        <w:t xml:space="preserve">s have primarily </w:t>
      </w:r>
      <w:r w:rsidR="00126356">
        <w:t xml:space="preserve">focused on </w:t>
      </w:r>
      <w:r>
        <w:t>p</w:t>
      </w:r>
      <w:r w:rsidR="00126356">
        <w:t>o</w:t>
      </w:r>
      <w:r>
        <w:t xml:space="preserve">sitive contact in </w:t>
      </w:r>
      <w:r w:rsidR="00126356">
        <w:t>favourable</w:t>
      </w:r>
      <w:r>
        <w:t xml:space="preserve"> situations</w:t>
      </w:r>
      <w:r w:rsidR="00126356">
        <w:t xml:space="preserve"> (Dixon, Durrheim &amp; Tredoux, 2005)</w:t>
      </w:r>
      <w:r>
        <w:t>.</w:t>
      </w:r>
      <w:r w:rsidR="00126356">
        <w:t xml:space="preserve"> </w:t>
      </w:r>
      <w:r w:rsidR="00AA22D4">
        <w:t xml:space="preserve">Contact researchers have long recognised that contact under </w:t>
      </w:r>
      <w:r w:rsidR="00126356">
        <w:t>unfavourable</w:t>
      </w:r>
      <w:r w:rsidR="00AA22D4">
        <w:t xml:space="preserve"> conditions</w:t>
      </w:r>
      <w:r w:rsidR="00126356">
        <w:t xml:space="preserve"> </w:t>
      </w:r>
      <w:r w:rsidR="001A5951">
        <w:t>can</w:t>
      </w:r>
      <w:r w:rsidR="00AA22D4">
        <w:t xml:space="preserve"> produce </w:t>
      </w:r>
      <w:r w:rsidR="001A5951">
        <w:t>un</w:t>
      </w:r>
      <w:r w:rsidR="00AA22D4">
        <w:t>desirable effects (Allport, 1954)</w:t>
      </w:r>
      <w:r w:rsidR="00126356">
        <w:t>, and it is for this reason that they have typically studied the effects of equal status, cooperative and intimate contact.</w:t>
      </w:r>
      <w:r w:rsidR="003F418C">
        <w:t xml:space="preserve"> This focus is conveniently operationalized in intergroup </w:t>
      </w:r>
      <w:r w:rsidR="00EC3AAD">
        <w:t xml:space="preserve">friendship, which has been shown to have a range of positive outcomes, including intergroup trust, prejudice and anxiety reduction, and a differentiated view of outgroups (Davies et al., 2011). </w:t>
      </w:r>
      <w:r w:rsidR="00512DBB">
        <w:t xml:space="preserve">As a consequence of this focus on friendship and optimal contact </w:t>
      </w:r>
      <w:r w:rsidR="00EC3AAD">
        <w:rPr>
          <w:lang w:val="en-US"/>
        </w:rPr>
        <w:t>“the kn</w:t>
      </w:r>
      <w:r w:rsidR="00EC3AAD" w:rsidRPr="00064B68">
        <w:rPr>
          <w:lang w:val="en-US"/>
        </w:rPr>
        <w:t>owledge gained from</w:t>
      </w:r>
      <w:r w:rsidR="00EC3AAD">
        <w:rPr>
          <w:lang w:val="en-US"/>
        </w:rPr>
        <w:t xml:space="preserve"> </w:t>
      </w:r>
      <w:r w:rsidR="00EC3AAD" w:rsidRPr="00064B68">
        <w:rPr>
          <w:lang w:val="en-US"/>
        </w:rPr>
        <w:t>past contact research is limited by its primary emphasis on positive</w:t>
      </w:r>
      <w:r w:rsidR="00EC3AAD">
        <w:rPr>
          <w:lang w:val="en-US"/>
        </w:rPr>
        <w:t xml:space="preserve"> </w:t>
      </w:r>
      <w:r w:rsidR="00EC3AAD" w:rsidRPr="00064B68">
        <w:rPr>
          <w:lang w:val="en-US"/>
        </w:rPr>
        <w:t>features of the contact situation</w:t>
      </w:r>
      <w:r w:rsidR="00EC3AAD">
        <w:rPr>
          <w:lang w:val="en-US"/>
        </w:rPr>
        <w:t>” (Pettigrew &amp; Tropp, 2006, p. 767).</w:t>
      </w:r>
      <w:r w:rsidR="00512DBB">
        <w:rPr>
          <w:lang w:val="en-US"/>
        </w:rPr>
        <w:t xml:space="preserve"> </w:t>
      </w:r>
    </w:p>
    <w:p w14:paraId="515E07F9" w14:textId="77777777" w:rsidR="00512DBB" w:rsidRDefault="00512DBB" w:rsidP="00EC3AAD">
      <w:pPr>
        <w:pStyle w:val="NoSpacing"/>
        <w:rPr>
          <w:lang w:val="en-US"/>
        </w:rPr>
      </w:pPr>
    </w:p>
    <w:p w14:paraId="1F64AE8E" w14:textId="77777777" w:rsidR="00B91980" w:rsidRDefault="00512DBB" w:rsidP="00B91980">
      <w:pPr>
        <w:pStyle w:val="NoSpacing"/>
        <w:rPr>
          <w:lang w:val="en-US"/>
        </w:rPr>
      </w:pPr>
      <w:r>
        <w:rPr>
          <w:lang w:val="en-US"/>
        </w:rPr>
        <w:t xml:space="preserve">A number of </w:t>
      </w:r>
      <w:r w:rsidR="00DA03AE">
        <w:rPr>
          <w:lang w:val="en-US"/>
        </w:rPr>
        <w:t xml:space="preserve">avenues of research have explored the negative effects of intergroup contact, and have </w:t>
      </w:r>
      <w:r w:rsidR="00C276D8">
        <w:rPr>
          <w:lang w:val="en-US"/>
        </w:rPr>
        <w:t>raise</w:t>
      </w:r>
      <w:r w:rsidR="00DA03AE">
        <w:rPr>
          <w:lang w:val="en-US"/>
        </w:rPr>
        <w:t>d</w:t>
      </w:r>
      <w:r w:rsidR="00C276D8">
        <w:rPr>
          <w:lang w:val="en-US"/>
        </w:rPr>
        <w:t xml:space="preserve"> questions about the merits of contact</w:t>
      </w:r>
      <w:r w:rsidR="00DA03AE">
        <w:rPr>
          <w:lang w:val="en-US"/>
        </w:rPr>
        <w:t>-based</w:t>
      </w:r>
      <w:r w:rsidR="00C276D8">
        <w:rPr>
          <w:lang w:val="en-US"/>
        </w:rPr>
        <w:t xml:space="preserve"> change intervention. </w:t>
      </w:r>
      <w:r w:rsidR="00766CDC">
        <w:rPr>
          <w:lang w:val="en-US"/>
        </w:rPr>
        <w:t>The negative effects of contact were thrown it sharp relief by Forbes’ (2004) observation that the conflict hotspots are precisely those parts of the world where “different racial and ethnic groups are in the most frequent contact” (p. 71).</w:t>
      </w:r>
      <w:r w:rsidR="00A65973">
        <w:rPr>
          <w:lang w:val="en-US"/>
        </w:rPr>
        <w:t xml:space="preserve"> </w:t>
      </w:r>
      <w:r w:rsidR="00C276D8">
        <w:rPr>
          <w:lang w:val="en-US"/>
        </w:rPr>
        <w:t xml:space="preserve">A </w:t>
      </w:r>
      <w:r w:rsidR="00B91980">
        <w:t xml:space="preserve">substantial body of research in North America, Europe and South Africa </w:t>
      </w:r>
      <w:r w:rsidR="00C276D8">
        <w:t xml:space="preserve">supports the argument that </w:t>
      </w:r>
      <w:r w:rsidR="00C276D8">
        <w:rPr>
          <w:lang w:val="en-US"/>
        </w:rPr>
        <w:t>regional</w:t>
      </w:r>
      <w:r w:rsidR="00B91980">
        <w:rPr>
          <w:lang w:val="en-US"/>
        </w:rPr>
        <w:t xml:space="preserve"> diversity </w:t>
      </w:r>
      <w:r w:rsidR="00C276D8">
        <w:rPr>
          <w:lang w:val="en-US"/>
        </w:rPr>
        <w:t>can promote intergroup</w:t>
      </w:r>
      <w:r w:rsidR="00B91980">
        <w:rPr>
          <w:lang w:val="en-US"/>
        </w:rPr>
        <w:t xml:space="preserve"> </w:t>
      </w:r>
      <w:r w:rsidR="00C276D8">
        <w:rPr>
          <w:lang w:val="en-US"/>
        </w:rPr>
        <w:t>conflict</w:t>
      </w:r>
      <w:r w:rsidR="004A2A3C">
        <w:rPr>
          <w:lang w:val="en-US"/>
        </w:rPr>
        <w:t>,</w:t>
      </w:r>
      <w:r w:rsidR="00C276D8">
        <w:rPr>
          <w:lang w:val="en-US"/>
        </w:rPr>
        <w:t xml:space="preserve"> </w:t>
      </w:r>
      <w:r w:rsidR="004A2A3C">
        <w:rPr>
          <w:lang w:val="en-US"/>
        </w:rPr>
        <w:t xml:space="preserve">threat and prejudice, and undermines trust </w:t>
      </w:r>
      <w:r w:rsidR="00B91980">
        <w:rPr>
          <w:lang w:val="en-US"/>
        </w:rPr>
        <w:t xml:space="preserve">(e.g., Durrheim &amp; Dixon, 2010; Fossett &amp; Kiecolt, 1989; Quilian, 1995; Taylor, 1998). A second body of literature suggests that prejudice reduction produced in contact interventions </w:t>
      </w:r>
      <w:r w:rsidR="00DA03AE">
        <w:rPr>
          <w:lang w:val="en-US"/>
        </w:rPr>
        <w:t>may</w:t>
      </w:r>
      <w:r w:rsidR="00B91980">
        <w:rPr>
          <w:lang w:val="en-US"/>
        </w:rPr>
        <w:t xml:space="preserve"> not generalize to real world situations of conflict. Although the evidence is not conclusive (Paluck &amp; Green, 2009), there are strong suggestions that the salutatory effects quickly dissipate when individuals return to conflict situations such as in Palestine (Hammack, 2011; Maoz, 2012). Finally, research on</w:t>
      </w:r>
      <w:r w:rsidR="000F0950">
        <w:rPr>
          <w:lang w:val="en-US"/>
        </w:rPr>
        <w:t xml:space="preserve"> </w:t>
      </w:r>
      <w:r w:rsidR="00DA03AE">
        <w:rPr>
          <w:lang w:val="en-US"/>
        </w:rPr>
        <w:t>white flight and the</w:t>
      </w:r>
      <w:r w:rsidR="00B91980">
        <w:rPr>
          <w:lang w:val="en-US"/>
        </w:rPr>
        <w:t xml:space="preserve"> resegregation of neighborhoods and schools suggests that</w:t>
      </w:r>
      <w:r w:rsidR="004472E4">
        <w:rPr>
          <w:lang w:val="en-US"/>
        </w:rPr>
        <w:t xml:space="preserve"> </w:t>
      </w:r>
      <w:r w:rsidR="00B91980">
        <w:rPr>
          <w:lang w:val="en-US"/>
        </w:rPr>
        <w:t xml:space="preserve">whites are </w:t>
      </w:r>
      <w:r w:rsidR="000F0950">
        <w:rPr>
          <w:lang w:val="en-US"/>
        </w:rPr>
        <w:t xml:space="preserve">often </w:t>
      </w:r>
      <w:r w:rsidR="00B91980">
        <w:rPr>
          <w:lang w:val="en-US"/>
        </w:rPr>
        <w:t xml:space="preserve">prepared to accommodate a small minority of minority members, but will </w:t>
      </w:r>
      <w:r w:rsidR="00B91980">
        <w:rPr>
          <w:lang w:val="en-US"/>
        </w:rPr>
        <w:lastRenderedPageBreak/>
        <w:t xml:space="preserve">leave once the proportion of minority neighbors passes a tipping point or they imagine large scale future influx of minorities </w:t>
      </w:r>
      <w:r w:rsidR="00B91980" w:rsidRPr="00354486">
        <w:rPr>
          <w:lang w:val="en-US"/>
        </w:rPr>
        <w:t>(Crowder, 2000; Charles, 2000; Fairlie &amp; Resch, 2002).</w:t>
      </w:r>
      <w:r w:rsidR="00B91980">
        <w:rPr>
          <w:lang w:val="en-US"/>
        </w:rPr>
        <w:t xml:space="preserve"> </w:t>
      </w:r>
    </w:p>
    <w:p w14:paraId="748941EB" w14:textId="77777777" w:rsidR="004A2A3C" w:rsidRDefault="004A2A3C" w:rsidP="00766CDC">
      <w:pPr>
        <w:pStyle w:val="NoSpacing"/>
        <w:rPr>
          <w:lang w:val="en-US"/>
        </w:rPr>
      </w:pPr>
    </w:p>
    <w:p w14:paraId="50B2C763" w14:textId="77777777" w:rsidR="00FA604B" w:rsidRDefault="004472E4" w:rsidP="00FA604B">
      <w:pPr>
        <w:pStyle w:val="NoSpacing"/>
      </w:pPr>
      <w:r>
        <w:rPr>
          <w:lang w:val="en-US"/>
        </w:rPr>
        <w:t xml:space="preserve">The “paradox” or “contradiction” between the two bodies of evidence is about the effects of contact is intriguing. One literature repeatedly shows that contact reduces </w:t>
      </w:r>
      <w:r w:rsidR="004A2A3C">
        <w:rPr>
          <w:lang w:val="en-US"/>
        </w:rPr>
        <w:t>prej</w:t>
      </w:r>
      <w:r>
        <w:rPr>
          <w:lang w:val="en-US"/>
        </w:rPr>
        <w:t>u</w:t>
      </w:r>
      <w:r w:rsidR="004A2A3C">
        <w:rPr>
          <w:lang w:val="en-US"/>
        </w:rPr>
        <w:t>dice whi</w:t>
      </w:r>
      <w:r>
        <w:rPr>
          <w:lang w:val="en-US"/>
        </w:rPr>
        <w:t>l</w:t>
      </w:r>
      <w:r w:rsidR="004A2A3C">
        <w:rPr>
          <w:lang w:val="en-US"/>
        </w:rPr>
        <w:t>e</w:t>
      </w:r>
      <w:r>
        <w:rPr>
          <w:lang w:val="en-US"/>
        </w:rPr>
        <w:t xml:space="preserve"> the other shows that contact produces conflict. </w:t>
      </w:r>
      <w:r w:rsidR="00FA604B">
        <w:rPr>
          <w:lang w:val="en-US"/>
        </w:rPr>
        <w:t xml:space="preserve">This raises interesting questions about how these two countervailing effects are managed in practice. </w:t>
      </w:r>
      <w:r w:rsidR="00FA604B">
        <w:t xml:space="preserve">The contradictory effects of contact limits the generalizability of contact theory for as much as the desirable effects of optimal contact may or may not spread to non-optimal contact situations, so too, the undesirable effects of non-optimal contact may infect friendship and other optimal contact. So the question about whether the contradictory effects can be reconciled is an important one for researchers that hope to promote social change. </w:t>
      </w:r>
    </w:p>
    <w:p w14:paraId="7597F3E8" w14:textId="77777777" w:rsidR="0067234E" w:rsidRDefault="0067234E" w:rsidP="00C276D8">
      <w:pPr>
        <w:pStyle w:val="NoSpacing"/>
        <w:rPr>
          <w:lang w:val="en-US"/>
        </w:rPr>
      </w:pPr>
    </w:p>
    <w:p w14:paraId="61750E67" w14:textId="77777777" w:rsidR="001028F8" w:rsidRDefault="0067234E" w:rsidP="00C276D8">
      <w:pPr>
        <w:pStyle w:val="NoSpacing"/>
      </w:pPr>
      <w:r>
        <w:rPr>
          <w:lang w:val="en-US"/>
        </w:rPr>
        <w:t xml:space="preserve">These questions have been investigated recently in two ways. </w:t>
      </w:r>
      <w:r w:rsidR="004A2A3C">
        <w:t xml:space="preserve">A handful of studies have </w:t>
      </w:r>
      <w:r w:rsidR="00D50E13">
        <w:t xml:space="preserve">used multi-level modelling to investigate how </w:t>
      </w:r>
      <w:r w:rsidR="004A2A3C">
        <w:t xml:space="preserve">the contradictory effects observed by sociologists studying regional diversity and psychologists </w:t>
      </w:r>
      <w:r w:rsidR="00066494">
        <w:t>studying interpersonal contact</w:t>
      </w:r>
      <w:r w:rsidR="00D50E13">
        <w:t xml:space="preserve"> operate alongside each other </w:t>
      </w:r>
      <w:r w:rsidR="004A2A3C">
        <w:t>(Christ et al. 2014; Dixon, 2006; Stolle et al., 2008). Stolle et al. (2008) and Dixon (2006) found that the contradictory effects operated simultaneously. White Americans who live in close proximity to African Americans are less trusting and more threatened by their neighbours, but interpersonal friendships in such contexts ameliorate</w:t>
      </w:r>
      <w:r w:rsidR="00066494">
        <w:t>d</w:t>
      </w:r>
      <w:r w:rsidR="004A2A3C">
        <w:t xml:space="preserve"> these effects. Although Christ et al. (2014) found that the individual and group level effects operated in the same direction and supported each other, they did not directly measure regional diversity. </w:t>
      </w:r>
      <w:r w:rsidR="001028F8">
        <w:t>However, multi-level modelling may not be the best way to investigate contradictory effects of contact because diversity at an aggregate level does not necessary mean the groups are in actual contact:</w:t>
      </w:r>
      <w:r w:rsidR="001028F8" w:rsidRPr="001028F8">
        <w:t xml:space="preserve"> </w:t>
      </w:r>
      <w:r w:rsidR="001028F8">
        <w:t>“</w:t>
      </w:r>
      <w:r w:rsidR="001028F8" w:rsidRPr="00642EC1">
        <w:rPr>
          <w:lang w:val="en-US"/>
        </w:rPr>
        <w:t>macrolevel</w:t>
      </w:r>
      <w:r w:rsidR="001028F8">
        <w:rPr>
          <w:lang w:val="en-US"/>
        </w:rPr>
        <w:t xml:space="preserve"> </w:t>
      </w:r>
      <w:r w:rsidR="001028F8" w:rsidRPr="00642EC1">
        <w:rPr>
          <w:lang w:val="en-US"/>
        </w:rPr>
        <w:t>diversity should not be equated with actual intergroup</w:t>
      </w:r>
      <w:r w:rsidR="001028F8">
        <w:rPr>
          <w:lang w:val="en-US"/>
        </w:rPr>
        <w:t xml:space="preserve"> </w:t>
      </w:r>
      <w:r w:rsidR="001028F8" w:rsidRPr="00642EC1">
        <w:rPr>
          <w:lang w:val="en-US"/>
        </w:rPr>
        <w:t>contact</w:t>
      </w:r>
      <w:r w:rsidR="001028F8">
        <w:rPr>
          <w:lang w:val="en-US"/>
        </w:rPr>
        <w:t>” (</w:t>
      </w:r>
      <w:r w:rsidR="001028F8">
        <w:t xml:space="preserve">Christ et al., 2014, </w:t>
      </w:r>
      <w:r w:rsidR="001028F8">
        <w:rPr>
          <w:lang w:val="en-US"/>
        </w:rPr>
        <w:t>p. 4).</w:t>
      </w:r>
      <w:r w:rsidR="001028F8">
        <w:t xml:space="preserve"> It is possible to live together apart, adopting practices of segregation that reduce contact to a minimum (Tredoux &amp; Dixon, 2009).</w:t>
      </w:r>
    </w:p>
    <w:p w14:paraId="62B680D3" w14:textId="77777777" w:rsidR="001028F8" w:rsidRDefault="001028F8" w:rsidP="00C276D8">
      <w:pPr>
        <w:pStyle w:val="NoSpacing"/>
      </w:pPr>
    </w:p>
    <w:p w14:paraId="0E78FEB7" w14:textId="77777777" w:rsidR="00E52BA3" w:rsidRDefault="001028F8" w:rsidP="00C276D8">
      <w:pPr>
        <w:pStyle w:val="NoSpacing"/>
        <w:rPr>
          <w:lang w:val="en-US"/>
        </w:rPr>
      </w:pPr>
      <w:r>
        <w:rPr>
          <w:lang w:val="en-US"/>
        </w:rPr>
        <w:t>Another recent body of work has</w:t>
      </w:r>
      <w:r w:rsidR="00E52BA3">
        <w:rPr>
          <w:lang w:val="en-US"/>
        </w:rPr>
        <w:t xml:space="preserve"> separated out the negative from the positive valence of contact, and has sought to determine the distinct predictors and effects of each, and how the two affect each other (Paolini, Harwood &amp; Rubin, 2010; Paolini, Harwood, Rubin</w:t>
      </w:r>
      <w:r w:rsidR="004E2C09">
        <w:rPr>
          <w:lang w:val="en-US"/>
        </w:rPr>
        <w:t>, Hunsu, Joyce &amp; Hewstone, 2014;</w:t>
      </w:r>
      <w:r w:rsidR="00E52BA3">
        <w:rPr>
          <w:lang w:val="en-US"/>
        </w:rPr>
        <w:t xml:space="preserve"> Graf, Paolini &amp; Rubin, 2014</w:t>
      </w:r>
      <w:r w:rsidR="005E08A1">
        <w:rPr>
          <w:lang w:val="en-US"/>
        </w:rPr>
        <w:t>; Barlow, Paolini, Pedersen, Hornsey, Radke, Harwood, Rubin &amp; Sibley, 2012</w:t>
      </w:r>
      <w:r w:rsidR="00E52BA3">
        <w:rPr>
          <w:lang w:val="en-US"/>
        </w:rPr>
        <w:t xml:space="preserve">). </w:t>
      </w:r>
      <w:r w:rsidR="003E3C1B">
        <w:rPr>
          <w:lang w:val="en-US"/>
        </w:rPr>
        <w:t>This research explains why sites of contact are so often sites of conflict. As they go about their daily lives, people m</w:t>
      </w:r>
      <w:r w:rsidR="005E08A1">
        <w:rPr>
          <w:lang w:val="en-US"/>
        </w:rPr>
        <w:t>ight</w:t>
      </w:r>
      <w:r w:rsidR="003E3C1B">
        <w:rPr>
          <w:lang w:val="en-US"/>
        </w:rPr>
        <w:t xml:space="preserve"> have both positive and negative contact experiences. However, valence-salience asymmetry makes negative experiences more powerful than positive experiences for resultant intergroup relations. Negative contact experiences have higher category salience and are thus more easily remembered and likely to generalize to new situations than positive contact experiences. As a consequence,</w:t>
      </w:r>
      <w:r w:rsidR="005E08A1">
        <w:rPr>
          <w:lang w:val="en-US"/>
        </w:rPr>
        <w:t xml:space="preserve"> as this research shows,</w:t>
      </w:r>
      <w:r w:rsidR="003E3C1B">
        <w:rPr>
          <w:lang w:val="en-US"/>
        </w:rPr>
        <w:t xml:space="preserve"> “negative contact is disproportionately influential in worsening intergroup relations more than positive contact is in improving them” (Paolini et al., 2014, p. 11). </w:t>
      </w:r>
    </w:p>
    <w:p w14:paraId="52D060B6" w14:textId="77777777" w:rsidR="003E3C1B" w:rsidRDefault="003E3C1B" w:rsidP="00C276D8">
      <w:pPr>
        <w:pStyle w:val="NoSpacing"/>
        <w:rPr>
          <w:lang w:val="en-US"/>
        </w:rPr>
      </w:pPr>
    </w:p>
    <w:p w14:paraId="1F1B02BB" w14:textId="77777777" w:rsidR="004253DB" w:rsidRDefault="004253DB" w:rsidP="00C276D8">
      <w:pPr>
        <w:pStyle w:val="NoSpacing"/>
        <w:rPr>
          <w:lang w:val="en-US"/>
        </w:rPr>
      </w:pPr>
      <w:r>
        <w:rPr>
          <w:lang w:val="en-US"/>
        </w:rPr>
        <w:t xml:space="preserve">The multi-level modeling and contact valence research share </w:t>
      </w:r>
      <w:r w:rsidR="00E83D1F">
        <w:rPr>
          <w:lang w:val="en-US"/>
        </w:rPr>
        <w:t>an</w:t>
      </w:r>
      <w:r>
        <w:rPr>
          <w:lang w:val="en-US"/>
        </w:rPr>
        <w:t xml:space="preserve"> assumption in their attempts to reconcile the contradictory effects of contact. Like other researchers in the field, they treat the diverse effects of contact as being additive, and thus </w:t>
      </w:r>
      <w:r w:rsidR="00E83D1F">
        <w:rPr>
          <w:lang w:val="en-US"/>
        </w:rPr>
        <w:t xml:space="preserve">as being </w:t>
      </w:r>
      <w:r>
        <w:rPr>
          <w:lang w:val="en-US"/>
        </w:rPr>
        <w:t xml:space="preserve">of a single kind. To illustrate what we mean by this, consider </w:t>
      </w:r>
      <w:r>
        <w:t>Pettigrew et al. (2011) claim that “</w:t>
      </w:r>
      <w:r w:rsidRPr="00353C7B">
        <w:rPr>
          <w:lang w:val="en-US"/>
        </w:rPr>
        <w:t>contact’s effects are far greater for majorities than for minorities</w:t>
      </w:r>
      <w:r>
        <w:rPr>
          <w:lang w:val="en-US"/>
        </w:rPr>
        <w:t xml:space="preserve">” (p. 278). They assume that the effects of contact are of a single kind, but differ quantitatively between majorities and minorities. Similarly, </w:t>
      </w:r>
      <w:r w:rsidR="00E83D1F">
        <w:rPr>
          <w:lang w:val="en-US"/>
        </w:rPr>
        <w:t xml:space="preserve">although the multi-level models typically don’t measure regional level contact, their methods assume that the effects of these two different indices of contact either operate in the same direction, and can be added to each other, or operate in different directions and can be subtracted one from the other. The same is true of contact valence research. However, in contrast to Pettigrew et al.’s (2011) quantitative distinction between contact effects on minorities and majorities, evidence suggests that </w:t>
      </w:r>
      <w:r>
        <w:rPr>
          <w:lang w:val="en-US"/>
        </w:rPr>
        <w:t xml:space="preserve">the effects of contact are qualitatively different for majorities and minorities. Good quality interpersonal </w:t>
      </w:r>
      <w:r>
        <w:rPr>
          <w:lang w:val="en-US"/>
        </w:rPr>
        <w:lastRenderedPageBreak/>
        <w:t>contact strengthens social change orientation and associated variables among majorities, but weakens them among minorities (Dixon et al., 2013).</w:t>
      </w:r>
    </w:p>
    <w:p w14:paraId="6A4486E3" w14:textId="77777777" w:rsidR="004253DB" w:rsidRDefault="004253DB" w:rsidP="00C276D8">
      <w:pPr>
        <w:pStyle w:val="NoSpacing"/>
        <w:rPr>
          <w:lang w:val="en-US"/>
        </w:rPr>
      </w:pPr>
    </w:p>
    <w:p w14:paraId="61F7B331" w14:textId="77777777" w:rsidR="00D06AAF" w:rsidRDefault="00397A02" w:rsidP="00C276D8">
      <w:pPr>
        <w:pStyle w:val="NoSpacing"/>
        <w:rPr>
          <w:lang w:val="en-US"/>
        </w:rPr>
      </w:pPr>
      <w:r>
        <w:rPr>
          <w:lang w:val="en-US"/>
        </w:rPr>
        <w:t>The present study aims to</w:t>
      </w:r>
      <w:r w:rsidR="000D43F2">
        <w:rPr>
          <w:lang w:val="en-US"/>
        </w:rPr>
        <w:t xml:space="preserve"> investigate whether the contradictory effects of contact can be reconciled in this manner, using independent measures of two distinct k</w:t>
      </w:r>
      <w:r w:rsidR="00D06AAF">
        <w:rPr>
          <w:lang w:val="en-US"/>
        </w:rPr>
        <w:t>inds of contact, namely,</w:t>
      </w:r>
      <w:r w:rsidR="00D74621">
        <w:rPr>
          <w:lang w:val="en-US"/>
        </w:rPr>
        <w:t xml:space="preserve"> interpersonal contact and spatial closeness. </w:t>
      </w:r>
      <w:r w:rsidR="000D43F2">
        <w:rPr>
          <w:lang w:val="en-US"/>
        </w:rPr>
        <w:t xml:space="preserve"> </w:t>
      </w:r>
      <w:r w:rsidR="00D06AAF">
        <w:rPr>
          <w:lang w:val="en-US"/>
        </w:rPr>
        <w:t xml:space="preserve">To this end we surveyed the experiences and opinions of Indian residents of the formal neighborhood of Northdale regarding interpersonal contact with African residents of neighboring informal settlements. We also surveyed the geographic proximity of participants residence form the nearest informal settlement. Northdale was designated an Indian residential area by apartheid </w:t>
      </w:r>
      <w:r w:rsidR="00C1628B">
        <w:rPr>
          <w:lang w:val="en-US"/>
        </w:rPr>
        <w:t>legislation in South Africa but</w:t>
      </w:r>
      <w:r w:rsidR="00D06AAF">
        <w:rPr>
          <w:lang w:val="en-US"/>
        </w:rPr>
        <w:t xml:space="preserve"> the end of apartheid saw the emergence of informal settlements of African shack dwellers on open land in Northdale and surrounds. The non-optimal and conflictual nature of the contact situation has been poignantly highlighted by ongoing conflict between the formal and informal residents over ‘illegal electricity connections’, crime, and falling house prices. Our research sought to understand how the contradictions are reconciled between the prejudice-arousing threats of physical closeness and the prejudice-reducing effects of positive interpersonal contact. </w:t>
      </w:r>
      <w:r w:rsidR="00EB2591">
        <w:t>Both the positive and negative effects may want to generalize to new situations but are limited by each other. How then is the psychological condition of contradictory effects managed by people? How does it translate into outcomes? When?</w:t>
      </w:r>
    </w:p>
    <w:p w14:paraId="76A23AE2" w14:textId="77777777" w:rsidR="00D06AAF" w:rsidRDefault="00D06AAF" w:rsidP="00C276D8">
      <w:pPr>
        <w:pStyle w:val="NoSpacing"/>
        <w:rPr>
          <w:lang w:val="en-US"/>
        </w:rPr>
      </w:pPr>
    </w:p>
    <w:p w14:paraId="48B9F95F" w14:textId="77777777" w:rsidR="00EB2591" w:rsidRDefault="00EB2591" w:rsidP="00EB2591">
      <w:pPr>
        <w:pStyle w:val="NoSpacing"/>
        <w:rPr>
          <w:lang w:val="en-US"/>
        </w:rPr>
      </w:pPr>
      <w:r>
        <w:rPr>
          <w:lang w:val="en-US"/>
        </w:rPr>
        <w:t>In the light of previous findings of the contradictory effects of group and individual level contact, we hypothesized that physical closeness would be associated with higher levels of prejudice, but that positive interpersonal contact would be associated with lower levels of prejudice. We expected that these prejudice effects would be mediated by the same factors, namely, threat,</w:t>
      </w:r>
      <w:r w:rsidR="00A2240B">
        <w:rPr>
          <w:lang w:val="en-US"/>
        </w:rPr>
        <w:t xml:space="preserve"> and</w:t>
      </w:r>
      <w:r>
        <w:rPr>
          <w:lang w:val="en-US"/>
        </w:rPr>
        <w:t xml:space="preserve"> empathy</w:t>
      </w:r>
      <w:r w:rsidR="00A2240B">
        <w:rPr>
          <w:lang w:val="en-US"/>
        </w:rPr>
        <w:t>.</w:t>
      </w:r>
      <w:r>
        <w:rPr>
          <w:lang w:val="en-US"/>
        </w:rPr>
        <w:t xml:space="preserve"> </w:t>
      </w:r>
    </w:p>
    <w:p w14:paraId="21A0825D" w14:textId="77777777" w:rsidR="00C31A1E" w:rsidRDefault="00C31A1E" w:rsidP="000A486A">
      <w:pPr>
        <w:pStyle w:val="NoSpacing"/>
        <w:rPr>
          <w:lang w:val="en-US"/>
        </w:rPr>
      </w:pPr>
    </w:p>
    <w:p w14:paraId="25B5DCE3" w14:textId="77777777" w:rsidR="00287F9F" w:rsidRPr="003F7A30" w:rsidRDefault="003F7A30" w:rsidP="000A486A">
      <w:pPr>
        <w:pStyle w:val="NoSpacing"/>
        <w:rPr>
          <w:b/>
        </w:rPr>
      </w:pPr>
      <w:r w:rsidRPr="003F7A30">
        <w:rPr>
          <w:b/>
        </w:rPr>
        <w:t>Method</w:t>
      </w:r>
    </w:p>
    <w:p w14:paraId="4CE7C5A8" w14:textId="77777777" w:rsidR="00C637A4" w:rsidRDefault="00C637A4" w:rsidP="000A486A">
      <w:pPr>
        <w:pStyle w:val="NoSpacing"/>
      </w:pPr>
    </w:p>
    <w:p w14:paraId="7296AC06" w14:textId="77777777" w:rsidR="00A45F87" w:rsidRPr="00A45F87" w:rsidRDefault="00A45F87" w:rsidP="000A486A">
      <w:pPr>
        <w:pStyle w:val="NoSpacing"/>
        <w:rPr>
          <w:b/>
          <w:lang w:val="en-GB"/>
        </w:rPr>
      </w:pPr>
      <w:r w:rsidRPr="00A45F87">
        <w:rPr>
          <w:b/>
          <w:lang w:val="en-GB"/>
        </w:rPr>
        <w:t>Sample</w:t>
      </w:r>
    </w:p>
    <w:p w14:paraId="195254E6" w14:textId="77777777" w:rsidR="00ED073B" w:rsidRPr="00ED073B" w:rsidRDefault="00074221" w:rsidP="000A486A">
      <w:pPr>
        <w:pStyle w:val="NoSpacing"/>
        <w:rPr>
          <w:lang w:val="en-US"/>
        </w:rPr>
      </w:pPr>
      <w:r>
        <w:t xml:space="preserve">We imagined a physical closeness would be experienced by those in the immediate vicinity of the informal settlement as living on or near the frontier, </w:t>
      </w:r>
      <w:r>
        <w:rPr>
          <w:lang w:val="en-US"/>
        </w:rPr>
        <w:t>with the threats and possibilities this affords</w:t>
      </w:r>
      <w:r>
        <w:t>. Accordingly, w</w:t>
      </w:r>
      <w:r w:rsidR="00DC6697">
        <w:t xml:space="preserve">e subdivided </w:t>
      </w:r>
      <w:r w:rsidR="006D3312">
        <w:t xml:space="preserve">the </w:t>
      </w:r>
      <w:r w:rsidR="00DC6697">
        <w:t>Northdale population into three strata – immediate neighbours of the</w:t>
      </w:r>
      <w:r w:rsidR="006D3312">
        <w:t xml:space="preserve"> Hlalakahle informal settlement</w:t>
      </w:r>
      <w:r w:rsidR="00DC6697">
        <w:t xml:space="preserve">, residences in eyeshot of an informal settlement, and the remainder – and we selected a stratified random sample, oversampling households in the </w:t>
      </w:r>
      <w:r w:rsidR="005150B0">
        <w:t>two closer strata.</w:t>
      </w:r>
      <w:r w:rsidR="00A2240B">
        <w:t xml:space="preserve"> </w:t>
      </w:r>
      <w:r w:rsidR="005150B0">
        <w:t>We used the last birthday method</w:t>
      </w:r>
      <w:r w:rsidR="00A45F87">
        <w:t xml:space="preserve"> </w:t>
      </w:r>
      <w:r w:rsidR="005150B0" w:rsidRPr="00A45F87">
        <w:rPr>
          <w:lang w:val="en-US"/>
        </w:rPr>
        <w:t>(O’Rourke &amp; Blair, 1983)</w:t>
      </w:r>
      <w:r w:rsidR="005150B0">
        <w:rPr>
          <w:lang w:val="en-US"/>
        </w:rPr>
        <w:t xml:space="preserve"> </w:t>
      </w:r>
      <w:r w:rsidR="00A45F87">
        <w:t>to identify individual</w:t>
      </w:r>
      <w:r w:rsidR="005150B0">
        <w:t xml:space="preserve"> adult</w:t>
      </w:r>
      <w:r w:rsidR="00A45F87">
        <w:t xml:space="preserve"> respondents in </w:t>
      </w:r>
      <w:r w:rsidR="005150B0">
        <w:t xml:space="preserve">selected </w:t>
      </w:r>
      <w:r w:rsidR="00A45F87">
        <w:t>households.</w:t>
      </w:r>
      <w:r w:rsidR="00A45F87" w:rsidRPr="00A45F87">
        <w:rPr>
          <w:lang w:val="en-US"/>
        </w:rPr>
        <w:t xml:space="preserve"> </w:t>
      </w:r>
      <w:r w:rsidR="005150B0">
        <w:rPr>
          <w:lang w:val="en-US"/>
        </w:rPr>
        <w:t xml:space="preserve">The sample consisted of </w:t>
      </w:r>
      <w:r w:rsidR="00A45F87" w:rsidRPr="00A45F87">
        <w:rPr>
          <w:lang w:val="en-US"/>
        </w:rPr>
        <w:t>n = 365</w:t>
      </w:r>
      <w:r w:rsidR="006A255D">
        <w:rPr>
          <w:lang w:val="en-US"/>
        </w:rPr>
        <w:t xml:space="preserve"> self-identified</w:t>
      </w:r>
      <w:r w:rsidR="005150B0">
        <w:rPr>
          <w:lang w:val="en-US"/>
        </w:rPr>
        <w:t xml:space="preserve"> Indian adult </w:t>
      </w:r>
      <w:r w:rsidR="006A255D">
        <w:rPr>
          <w:lang w:val="en-US"/>
        </w:rPr>
        <w:t>South African residents</w:t>
      </w:r>
      <w:r w:rsidR="00A45F87" w:rsidRPr="00A45F87">
        <w:rPr>
          <w:lang w:val="en-US"/>
        </w:rPr>
        <w:t xml:space="preserve"> </w:t>
      </w:r>
      <w:r w:rsidR="005150B0">
        <w:rPr>
          <w:lang w:val="en-US"/>
        </w:rPr>
        <w:t>(</w:t>
      </w:r>
      <w:r w:rsidR="005150B0" w:rsidRPr="00A45F87">
        <w:rPr>
          <w:lang w:val="en-US"/>
        </w:rPr>
        <w:t>185 females</w:t>
      </w:r>
      <w:r w:rsidR="005150B0">
        <w:rPr>
          <w:lang w:val="en-US"/>
        </w:rPr>
        <w:t xml:space="preserve">) whose </w:t>
      </w:r>
      <w:r w:rsidR="00A45F87" w:rsidRPr="00A45F87">
        <w:rPr>
          <w:lang w:val="en-US"/>
        </w:rPr>
        <w:t xml:space="preserve">mean age was 45.43 years (SD = 14.97), ranging from 18 to 84 years. </w:t>
      </w:r>
      <w:r w:rsidR="00ED073B">
        <w:rPr>
          <w:lang w:val="en-GB"/>
        </w:rPr>
        <w:t xml:space="preserve">We were unable to contact members of 53 households, who were not at home on 3 occasions. A further 82 eligible people refused to participate in the survey. Together, this gives us a non-response rate of .27. The final sample represents </w:t>
      </w:r>
      <w:r w:rsidR="00ED073B" w:rsidRPr="00ED073B">
        <w:rPr>
          <w:lang w:val="en-US"/>
        </w:rPr>
        <w:t>4.36% of the residential households in Northdale</w:t>
      </w:r>
      <w:r w:rsidR="00ED073B">
        <w:rPr>
          <w:lang w:val="en-US"/>
        </w:rPr>
        <w:t>.</w:t>
      </w:r>
    </w:p>
    <w:p w14:paraId="068FB2A1" w14:textId="77777777" w:rsidR="00ED073B" w:rsidRPr="006A255D" w:rsidRDefault="00ED073B" w:rsidP="000A486A">
      <w:pPr>
        <w:pStyle w:val="NoSpacing"/>
        <w:rPr>
          <w:lang w:val="en-GB"/>
        </w:rPr>
      </w:pPr>
    </w:p>
    <w:p w14:paraId="51C4915F" w14:textId="77777777" w:rsidR="006A255D" w:rsidRPr="006A255D" w:rsidRDefault="006A255D" w:rsidP="000A486A">
      <w:pPr>
        <w:pStyle w:val="NoSpacing"/>
        <w:rPr>
          <w:b/>
          <w:lang w:val="en-GB"/>
        </w:rPr>
      </w:pPr>
      <w:r w:rsidRPr="006A255D">
        <w:rPr>
          <w:b/>
          <w:lang w:val="en-GB"/>
        </w:rPr>
        <w:t>Procedure</w:t>
      </w:r>
    </w:p>
    <w:p w14:paraId="7D09BCE7" w14:textId="77777777" w:rsidR="006A255D" w:rsidRDefault="00443496" w:rsidP="000A486A">
      <w:pPr>
        <w:pStyle w:val="NoSpacing"/>
        <w:rPr>
          <w:lang w:val="en-GB"/>
        </w:rPr>
      </w:pPr>
      <w:r>
        <w:rPr>
          <w:lang w:val="en-GB"/>
        </w:rPr>
        <w:t>Questionnaires were administered by s</w:t>
      </w:r>
      <w:r w:rsidR="006A255D" w:rsidRPr="006A255D">
        <w:rPr>
          <w:lang w:val="en-GB"/>
        </w:rPr>
        <w:t>even research assistants</w:t>
      </w:r>
      <w:r>
        <w:rPr>
          <w:lang w:val="en-GB"/>
        </w:rPr>
        <w:t xml:space="preserve"> who were </w:t>
      </w:r>
      <w:r w:rsidRPr="006A255D">
        <w:rPr>
          <w:lang w:val="en-GB"/>
        </w:rPr>
        <w:t>Indian students living in Northdale or surrounding suburbs</w:t>
      </w:r>
      <w:r>
        <w:rPr>
          <w:lang w:val="en-GB"/>
        </w:rPr>
        <w:t xml:space="preserve">. They visited selected households, </w:t>
      </w:r>
      <w:r w:rsidR="00A545F6">
        <w:rPr>
          <w:lang w:val="en-GB"/>
        </w:rPr>
        <w:t xml:space="preserve">selected individual participants, and administered the questionnaire by asking participants to complete the </w:t>
      </w:r>
      <w:r w:rsidR="006A255D" w:rsidRPr="006A255D">
        <w:rPr>
          <w:lang w:val="en-GB"/>
        </w:rPr>
        <w:t xml:space="preserve">paper-and-pencil survey themselves. </w:t>
      </w:r>
      <w:r w:rsidR="00A545F6">
        <w:rPr>
          <w:lang w:val="en-GB"/>
        </w:rPr>
        <w:t xml:space="preserve">In a small minority of cases where </w:t>
      </w:r>
      <w:r w:rsidR="006A255D" w:rsidRPr="006A255D">
        <w:rPr>
          <w:lang w:val="en-GB"/>
        </w:rPr>
        <w:t xml:space="preserve">participants </w:t>
      </w:r>
      <w:r w:rsidR="00A545F6">
        <w:rPr>
          <w:lang w:val="en-GB"/>
        </w:rPr>
        <w:t>were not able to complete questionnaire themselves</w:t>
      </w:r>
      <w:r w:rsidR="006A255D" w:rsidRPr="006A255D">
        <w:rPr>
          <w:lang w:val="en-GB"/>
        </w:rPr>
        <w:t xml:space="preserve">, the research assistants were instructed to read the questions out aloud while marking participants’ answers in the questionnaire. </w:t>
      </w:r>
    </w:p>
    <w:p w14:paraId="79A0F07C" w14:textId="77777777" w:rsidR="00EB2591" w:rsidRDefault="00EB2591" w:rsidP="00EB2591">
      <w:pPr>
        <w:pStyle w:val="NoSpacing"/>
        <w:rPr>
          <w:lang w:val="en-US"/>
        </w:rPr>
      </w:pPr>
    </w:p>
    <w:p w14:paraId="2E36CDF1" w14:textId="77777777" w:rsidR="00A545F6" w:rsidRPr="00F33CB9" w:rsidRDefault="00A545F6" w:rsidP="000A486A">
      <w:pPr>
        <w:pStyle w:val="NoSpacing"/>
        <w:rPr>
          <w:b/>
          <w:color w:val="FF0000"/>
          <w:lang w:val="en-GB"/>
        </w:rPr>
      </w:pPr>
      <w:r w:rsidRPr="00A545F6">
        <w:rPr>
          <w:b/>
          <w:lang w:val="en-GB"/>
        </w:rPr>
        <w:t>Materials</w:t>
      </w:r>
      <w:r w:rsidR="00F33CB9">
        <w:rPr>
          <w:b/>
          <w:lang w:val="en-GB"/>
        </w:rPr>
        <w:t xml:space="preserve"> </w:t>
      </w:r>
      <w:r w:rsidR="00F33CB9" w:rsidRPr="00F33CB9">
        <w:rPr>
          <w:b/>
          <w:color w:val="FF0000"/>
          <w:highlight w:val="yellow"/>
          <w:lang w:val="en-GB"/>
        </w:rPr>
        <w:t>(Colin, please check this closely, making changes to reflect the measure you used)</w:t>
      </w:r>
    </w:p>
    <w:p w14:paraId="07876B00" w14:textId="77777777" w:rsidR="00A545F6" w:rsidRDefault="00A545F6" w:rsidP="000A486A">
      <w:pPr>
        <w:pStyle w:val="NoSpacing"/>
        <w:rPr>
          <w:lang w:val="en-GB"/>
        </w:rPr>
      </w:pPr>
      <w:r w:rsidRPr="00A545F6">
        <w:rPr>
          <w:lang w:val="en-GB"/>
        </w:rPr>
        <w:t xml:space="preserve">The survey consisted of items adapted from measures used in previous research, as well as items designed to capture features specific to the Northdale context. </w:t>
      </w:r>
      <w:del w:id="0" w:author="Tredouxhome" w:date="2014-10-27T18:10:00Z">
        <w:r w:rsidRPr="00A545F6" w:rsidDel="0095002E">
          <w:rPr>
            <w:lang w:val="en-GB"/>
          </w:rPr>
          <w:delText xml:space="preserve">For all items, </w:delText>
        </w:r>
      </w:del>
      <w:ins w:id="1" w:author="Tredouxhome" w:date="2014-10-27T18:10:00Z">
        <w:r w:rsidR="0095002E">
          <w:rPr>
            <w:lang w:val="en-GB"/>
          </w:rPr>
          <w:t>P</w:t>
        </w:r>
      </w:ins>
      <w:del w:id="2" w:author="Tredouxhome" w:date="2014-10-27T18:10:00Z">
        <w:r w:rsidRPr="00A545F6" w:rsidDel="0095002E">
          <w:rPr>
            <w:lang w:val="en-GB"/>
          </w:rPr>
          <w:delText>p</w:delText>
        </w:r>
      </w:del>
      <w:r w:rsidRPr="00A545F6">
        <w:rPr>
          <w:lang w:val="en-GB"/>
        </w:rPr>
        <w:t>articipants responded on Likert-</w:t>
      </w:r>
      <w:r w:rsidRPr="00A545F6">
        <w:rPr>
          <w:lang w:val="en-GB"/>
        </w:rPr>
        <w:lastRenderedPageBreak/>
        <w:t>type scales</w:t>
      </w:r>
      <w:ins w:id="3" w:author="Tredouxhome" w:date="2014-10-27T18:26:00Z">
        <w:r w:rsidR="00464B7B">
          <w:rPr>
            <w:lang w:val="en-GB"/>
          </w:rPr>
          <w:t>, with anchors</w:t>
        </w:r>
      </w:ins>
      <w:r w:rsidRPr="00A545F6">
        <w:rPr>
          <w:lang w:val="en-GB"/>
        </w:rPr>
        <w:t xml:space="preserve"> ranging from </w:t>
      </w:r>
      <w:del w:id="4" w:author="Tredouxhome" w:date="2014-10-27T18:26:00Z">
        <w:r w:rsidRPr="00A545F6" w:rsidDel="00464B7B">
          <w:rPr>
            <w:lang w:val="en-GB"/>
          </w:rPr>
          <w:delText>0 (</w:delText>
        </w:r>
      </w:del>
      <w:ins w:id="5" w:author="Tredouxhome" w:date="2014-10-27T18:26:00Z">
        <w:r w:rsidR="00464B7B">
          <w:rPr>
            <w:lang w:val="en-GB"/>
          </w:rPr>
          <w:t>“</w:t>
        </w:r>
      </w:ins>
      <w:r w:rsidRPr="00A545F6">
        <w:rPr>
          <w:lang w:val="en-GB"/>
        </w:rPr>
        <w:t>strongly disagree</w:t>
      </w:r>
      <w:ins w:id="6" w:author="Tredouxhome" w:date="2014-10-27T18:26:00Z">
        <w:r w:rsidR="00464B7B">
          <w:rPr>
            <w:lang w:val="en-GB"/>
          </w:rPr>
          <w:t>”</w:t>
        </w:r>
      </w:ins>
      <w:del w:id="7" w:author="Tredouxhome" w:date="2014-10-27T18:26:00Z">
        <w:r w:rsidRPr="00A545F6" w:rsidDel="00464B7B">
          <w:rPr>
            <w:lang w:val="en-GB"/>
          </w:rPr>
          <w:delText>)</w:delText>
        </w:r>
      </w:del>
      <w:r w:rsidRPr="00A545F6">
        <w:rPr>
          <w:lang w:val="en-GB"/>
        </w:rPr>
        <w:t xml:space="preserve"> to </w:t>
      </w:r>
      <w:del w:id="8" w:author="Tredouxhome" w:date="2014-10-27T18:26:00Z">
        <w:r w:rsidRPr="00A545F6" w:rsidDel="00464B7B">
          <w:rPr>
            <w:lang w:val="en-GB"/>
          </w:rPr>
          <w:delText>4 (</w:delText>
        </w:r>
      </w:del>
      <w:ins w:id="9" w:author="Tredouxhome" w:date="2014-10-27T18:26:00Z">
        <w:r w:rsidR="00464B7B">
          <w:rPr>
            <w:lang w:val="en-GB"/>
          </w:rPr>
          <w:t>“</w:t>
        </w:r>
      </w:ins>
      <w:r w:rsidRPr="00A545F6">
        <w:rPr>
          <w:lang w:val="en-GB"/>
        </w:rPr>
        <w:t>strongly agree</w:t>
      </w:r>
      <w:del w:id="10" w:author="Tredouxhome" w:date="2014-10-27T18:26:00Z">
        <w:r w:rsidRPr="00A545F6" w:rsidDel="00464B7B">
          <w:rPr>
            <w:lang w:val="en-GB"/>
          </w:rPr>
          <w:delText>)</w:delText>
        </w:r>
      </w:del>
      <w:ins w:id="11" w:author="Tredouxhome" w:date="2014-10-27T18:26:00Z">
        <w:r w:rsidR="00464B7B">
          <w:rPr>
            <w:lang w:val="en-GB"/>
          </w:rPr>
          <w:t>”</w:t>
        </w:r>
      </w:ins>
      <w:r w:rsidR="000A2D5F">
        <w:rPr>
          <w:lang w:val="en-GB"/>
        </w:rPr>
        <w:t>, which were reverse scored where necessary</w:t>
      </w:r>
      <w:r w:rsidRPr="00A545F6">
        <w:rPr>
          <w:lang w:val="en-GB"/>
        </w:rPr>
        <w:t>.</w:t>
      </w:r>
      <w:ins w:id="12" w:author="Tredouxhome" w:date="2014-10-27T18:26:00Z">
        <w:r w:rsidR="00464B7B">
          <w:rPr>
            <w:lang w:val="en-GB"/>
          </w:rPr>
          <w:t xml:space="preserve">  Internal reliability of </w:t>
        </w:r>
      </w:ins>
      <w:ins w:id="13" w:author="Tredouxhome" w:date="2014-10-27T18:34:00Z">
        <w:r w:rsidR="00625B67">
          <w:rPr>
            <w:lang w:val="en-GB"/>
          </w:rPr>
          <w:t xml:space="preserve">individual </w:t>
        </w:r>
      </w:ins>
      <w:ins w:id="14" w:author="Tredouxhome" w:date="2014-10-27T18:27:00Z">
        <w:r w:rsidR="00464B7B">
          <w:rPr>
            <w:lang w:val="en-GB"/>
          </w:rPr>
          <w:t>scales was assessed with coefficient omega (</w:t>
        </w:r>
      </w:ins>
      <w:ins w:id="15" w:author="Tredouxhome" w:date="2014-10-27T18:32:00Z">
        <w:r w:rsidR="00625B67">
          <w:rPr>
            <w:lang w:val="en-GB"/>
          </w:rPr>
          <w:t xml:space="preserve">Zinbarg, Revelle, Yoval and Li, 2005), </w:t>
        </w:r>
      </w:ins>
      <w:ins w:id="16" w:author="Tredouxhome" w:date="2014-10-29T11:26:00Z">
        <w:r w:rsidR="007C0D8D">
          <w:rPr>
            <w:lang w:val="en-GB"/>
          </w:rPr>
          <w:t xml:space="preserve">or inter-item correlations (for two item scales), </w:t>
        </w:r>
      </w:ins>
      <w:ins w:id="17" w:author="Tredouxhome" w:date="2014-10-27T18:32:00Z">
        <w:r w:rsidR="00625B67">
          <w:rPr>
            <w:lang w:val="en-GB"/>
          </w:rPr>
          <w:t xml:space="preserve">and the </w:t>
        </w:r>
      </w:ins>
      <w:ins w:id="18" w:author="Tredouxhome" w:date="2014-10-27T18:34:00Z">
        <w:r w:rsidR="00625B67">
          <w:rPr>
            <w:lang w:val="en-GB"/>
          </w:rPr>
          <w:t>combined measurement model was assessed as part of the Structural Equation modeling reported later.</w:t>
        </w:r>
      </w:ins>
    </w:p>
    <w:p w14:paraId="7120874F" w14:textId="77777777" w:rsidR="006417D8" w:rsidRDefault="006417D8" w:rsidP="000A486A">
      <w:pPr>
        <w:pStyle w:val="NoSpacing"/>
        <w:rPr>
          <w:lang w:val="en-GB"/>
        </w:rPr>
      </w:pPr>
    </w:p>
    <w:p w14:paraId="07F3D744" w14:textId="77777777" w:rsidR="00464B7B" w:rsidRDefault="003805CC" w:rsidP="000A486A">
      <w:pPr>
        <w:pStyle w:val="NoSpacing"/>
        <w:rPr>
          <w:ins w:id="19" w:author="Tredouxhome" w:date="2014-10-27T18:26:00Z"/>
          <w:lang w:val="en-GB"/>
        </w:rPr>
      </w:pPr>
      <w:r w:rsidRPr="003805CC">
        <w:rPr>
          <w:i/>
          <w:lang w:val="en-GB"/>
        </w:rPr>
        <w:t>Contact Quantity</w:t>
      </w:r>
      <w:r w:rsidR="00F33CB9">
        <w:rPr>
          <w:lang w:val="en-GB"/>
        </w:rPr>
        <w:t xml:space="preserve">. </w:t>
      </w:r>
      <w:ins w:id="20" w:author="Tredouxhome" w:date="2014-10-27T18:26:00Z">
        <w:r w:rsidR="00464B7B">
          <w:rPr>
            <w:lang w:val="en-GB"/>
          </w:rPr>
          <w:t xml:space="preserve"> </w:t>
        </w:r>
      </w:ins>
      <w:ins w:id="21" w:author="Tredouxhome" w:date="2014-10-27T18:34:00Z">
        <w:r w:rsidR="00625B67">
          <w:rPr>
            <w:lang w:val="en-GB"/>
          </w:rPr>
          <w:t xml:space="preserve"> We </w:t>
        </w:r>
      </w:ins>
      <w:ins w:id="22" w:author="Tredouxhome" w:date="2014-10-27T18:35:00Z">
        <w:r w:rsidR="00625B67">
          <w:rPr>
            <w:lang w:val="en-GB"/>
          </w:rPr>
          <w:t xml:space="preserve">designed and </w:t>
        </w:r>
      </w:ins>
      <w:ins w:id="23" w:author="Tredouxhome" w:date="2014-10-27T18:34:00Z">
        <w:r w:rsidR="00625B67">
          <w:rPr>
            <w:lang w:val="en-GB"/>
          </w:rPr>
          <w:t>used two items,</w:t>
        </w:r>
      </w:ins>
      <w:ins w:id="24" w:author="Tredouxhome" w:date="2014-10-27T18:35:00Z">
        <w:r w:rsidR="00625B67">
          <w:rPr>
            <w:lang w:val="en-GB"/>
          </w:rPr>
          <w:t xml:space="preserve"> </w:t>
        </w:r>
      </w:ins>
      <w:ins w:id="25" w:author="Tredouxhome" w:date="2014-10-27T18:36:00Z">
        <w:r w:rsidR="005E181F">
          <w:rPr>
            <w:lang w:val="en-GB"/>
          </w:rPr>
          <w:t>which asked respondents to report the amount of contact</w:t>
        </w:r>
      </w:ins>
      <w:ins w:id="26" w:author="Tredouxhome" w:date="2014-10-29T11:14:00Z">
        <w:r w:rsidR="00A33C16">
          <w:rPr>
            <w:lang w:val="en-GB"/>
          </w:rPr>
          <w:t xml:space="preserve"> </w:t>
        </w:r>
      </w:ins>
      <w:ins w:id="27" w:author="Tredouxhome" w:date="2014-10-29T11:16:00Z">
        <w:r w:rsidR="00A33C16">
          <w:rPr>
            <w:lang w:val="en-GB"/>
          </w:rPr>
          <w:t>they had in their day-to-day li</w:t>
        </w:r>
      </w:ins>
      <w:ins w:id="28" w:author="Tredouxhome" w:date="2014-10-29T11:17:00Z">
        <w:r w:rsidR="00A33C16">
          <w:rPr>
            <w:lang w:val="en-GB"/>
          </w:rPr>
          <w:t>v</w:t>
        </w:r>
      </w:ins>
      <w:ins w:id="29" w:author="Tredouxhome" w:date="2014-10-29T11:16:00Z">
        <w:r w:rsidR="00A33C16">
          <w:rPr>
            <w:lang w:val="en-GB"/>
          </w:rPr>
          <w:t>e</w:t>
        </w:r>
      </w:ins>
      <w:ins w:id="30" w:author="Tredouxhome" w:date="2014-10-29T11:17:00Z">
        <w:r w:rsidR="00A33C16">
          <w:rPr>
            <w:lang w:val="en-GB"/>
          </w:rPr>
          <w:t xml:space="preserve">s.  </w:t>
        </w:r>
      </w:ins>
      <w:ins w:id="31" w:author="Tredouxhome" w:date="2014-10-29T11:25:00Z">
        <w:r w:rsidR="007C0D8D">
          <w:rPr>
            <w:lang w:val="en-GB"/>
          </w:rPr>
          <w:t>The inter-item correlation was 0.43</w:t>
        </w:r>
      </w:ins>
    </w:p>
    <w:p w14:paraId="3095FF08" w14:textId="77777777" w:rsidR="003805CC" w:rsidRPr="00A545F6" w:rsidRDefault="00F33CB9" w:rsidP="000A486A">
      <w:pPr>
        <w:pStyle w:val="NoSpacing"/>
        <w:rPr>
          <w:lang w:val="en-GB"/>
        </w:rPr>
      </w:pPr>
      <w:del w:id="32" w:author="Tredouxhome" w:date="2014-10-29T11:26:00Z">
        <w:r w:rsidDel="007C0D8D">
          <w:rPr>
            <w:lang w:val="en-GB"/>
          </w:rPr>
          <w:delText>……………….</w:delText>
        </w:r>
      </w:del>
    </w:p>
    <w:p w14:paraId="056599A5" w14:textId="77777777" w:rsidR="00A545F6" w:rsidRDefault="00A545F6" w:rsidP="000A486A">
      <w:pPr>
        <w:pStyle w:val="NoSpacing"/>
        <w:rPr>
          <w:ins w:id="33" w:author="Tredouxhome" w:date="2014-10-29T12:22:00Z"/>
          <w:lang w:val="en-GB"/>
        </w:rPr>
      </w:pPr>
      <w:r w:rsidRPr="00A545F6">
        <w:rPr>
          <w:i/>
          <w:lang w:val="en-GB"/>
        </w:rPr>
        <w:t xml:space="preserve">Contact Quality. </w:t>
      </w:r>
      <w:r w:rsidR="00836FB0">
        <w:rPr>
          <w:lang w:val="en-GB"/>
        </w:rPr>
        <w:t xml:space="preserve">We used </w:t>
      </w:r>
      <w:r w:rsidRPr="00A545F6">
        <w:rPr>
          <w:lang w:val="en-GB"/>
        </w:rPr>
        <w:t>three items adapted from Islam and Hewstone’s (1993) Qualitative Aspects of Contact scale (</w:t>
      </w:r>
      <w:ins w:id="34" w:author="Tredouxhome" w:date="2014-10-29T11:27:00Z">
        <w:r w:rsidR="007C0D8D">
          <w:rPr>
            <w:lang w:val="en-GB"/>
          </w:rPr>
          <w:sym w:font="Symbol" w:char="F077"/>
        </w:r>
      </w:ins>
      <w:del w:id="35" w:author="Tredouxhome" w:date="2014-10-29T11:26:00Z">
        <w:r w:rsidRPr="00A545F6" w:rsidDel="007C0D8D">
          <w:rPr>
            <w:lang w:val="en-GB"/>
          </w:rPr>
          <w:delText>α</w:delText>
        </w:r>
      </w:del>
      <w:r w:rsidRPr="00A545F6">
        <w:rPr>
          <w:lang w:val="en-GB"/>
        </w:rPr>
        <w:t xml:space="preserve"> = .89): “When I come into contact with people from informal settlements, we generally cooperate well with each other”, “When I come into contact with people from informal settlements, we almost always interact as equals”, and “When I come into contact with people from informal settlements, contact is almost always friendly”.</w:t>
      </w:r>
    </w:p>
    <w:p w14:paraId="25C40A36" w14:textId="77777777" w:rsidR="00350398" w:rsidRDefault="00350398" w:rsidP="000A486A">
      <w:pPr>
        <w:pStyle w:val="NoSpacing"/>
        <w:rPr>
          <w:ins w:id="36" w:author="Tredouxhome" w:date="2014-10-29T12:22:00Z"/>
          <w:lang w:val="en-GB"/>
        </w:rPr>
      </w:pPr>
    </w:p>
    <w:p w14:paraId="6CC88717" w14:textId="77777777" w:rsidR="00350398" w:rsidRDefault="00350398">
      <w:pPr>
        <w:autoSpaceDE w:val="0"/>
        <w:autoSpaceDN w:val="0"/>
        <w:adjustRightInd w:val="0"/>
        <w:spacing w:after="0" w:line="240" w:lineRule="auto"/>
        <w:rPr>
          <w:lang w:val="en-GB"/>
        </w:rPr>
        <w:pPrChange w:id="37" w:author="Tredouxhome" w:date="2014-10-29T12:33:00Z">
          <w:pPr>
            <w:pStyle w:val="NoSpacing"/>
          </w:pPr>
        </w:pPrChange>
      </w:pPr>
      <w:ins w:id="38" w:author="Tredouxhome" w:date="2014-10-29T12:22:00Z">
        <w:r w:rsidRPr="00A545F6">
          <w:rPr>
            <w:i/>
            <w:lang w:val="en-GB"/>
          </w:rPr>
          <w:t xml:space="preserve">Contact </w:t>
        </w:r>
        <w:r>
          <w:rPr>
            <w:i/>
            <w:lang w:val="en-GB"/>
          </w:rPr>
          <w:t>Avoidance</w:t>
        </w:r>
        <w:r w:rsidRPr="00A545F6">
          <w:rPr>
            <w:i/>
            <w:lang w:val="en-GB"/>
          </w:rPr>
          <w:t xml:space="preserve">. </w:t>
        </w:r>
        <w:r>
          <w:rPr>
            <w:lang w:val="en-GB"/>
          </w:rPr>
          <w:t xml:space="preserve">We </w:t>
        </w:r>
      </w:ins>
      <w:ins w:id="39" w:author="Tredouxhome" w:date="2014-10-29T12:34:00Z">
        <w:r w:rsidR="00CD036D">
          <w:rPr>
            <w:lang w:val="en-GB"/>
          </w:rPr>
          <w:t xml:space="preserve">designed </w:t>
        </w:r>
      </w:ins>
      <w:ins w:id="40" w:author="Tredouxhome" w:date="2014-10-29T12:22:00Z">
        <w:r w:rsidRPr="00A545F6">
          <w:rPr>
            <w:lang w:val="en-GB"/>
          </w:rPr>
          <w:t xml:space="preserve">three items </w:t>
        </w:r>
      </w:ins>
      <w:ins w:id="41" w:author="Tredouxhome" w:date="2014-10-29T12:34:00Z">
        <w:r w:rsidR="00CD036D">
          <w:rPr>
            <w:lang w:val="en-GB"/>
          </w:rPr>
          <w:t xml:space="preserve">to measure the degree to which participants avoided contact </w:t>
        </w:r>
      </w:ins>
      <w:ins w:id="42" w:author="Tredouxhome" w:date="2014-10-29T12:35:00Z">
        <w:r w:rsidR="00CD036D">
          <w:rPr>
            <w:lang w:val="en-GB"/>
          </w:rPr>
          <w:t xml:space="preserve">with informal settlers </w:t>
        </w:r>
      </w:ins>
      <w:ins w:id="43" w:author="Tredouxhome" w:date="2014-10-29T12:22:00Z">
        <w:r w:rsidRPr="00A545F6">
          <w:rPr>
            <w:lang w:val="en-GB"/>
          </w:rPr>
          <w:t>(</w:t>
        </w:r>
        <w:r>
          <w:rPr>
            <w:lang w:val="en-GB"/>
          </w:rPr>
          <w:sym w:font="Symbol" w:char="F077"/>
        </w:r>
        <w:r w:rsidRPr="00A545F6">
          <w:rPr>
            <w:lang w:val="en-GB"/>
          </w:rPr>
          <w:t xml:space="preserve"> = .8</w:t>
        </w:r>
      </w:ins>
      <w:ins w:id="44" w:author="Tredouxhome" w:date="2014-10-29T12:34:00Z">
        <w:r w:rsidR="00CD036D">
          <w:rPr>
            <w:lang w:val="en-GB"/>
          </w:rPr>
          <w:t>7</w:t>
        </w:r>
      </w:ins>
      <w:ins w:id="45" w:author="Tredouxhome" w:date="2014-10-29T12:22:00Z">
        <w:r w:rsidRPr="00A545F6">
          <w:rPr>
            <w:lang w:val="en-GB"/>
          </w:rPr>
          <w:t>): “</w:t>
        </w:r>
      </w:ins>
      <w:ins w:id="46" w:author="Tredouxhome" w:date="2014-10-29T12:33:00Z">
        <w:r w:rsidR="00CD036D">
          <w:rPr>
            <w:rFonts w:ascii="Times New Roman" w:hAnsi="Times New Roman" w:cs="Times New Roman"/>
            <w:lang w:val="en-US"/>
          </w:rPr>
          <w:t>Do</w:t>
        </w:r>
      </w:ins>
      <w:ins w:id="47" w:author="Tredouxhome" w:date="2014-10-29T12:57:00Z">
        <w:r w:rsidR="009845BD">
          <w:rPr>
            <w:rFonts w:ascii="Times New Roman" w:hAnsi="Times New Roman" w:cs="Times New Roman"/>
            <w:lang w:val="en-US"/>
          </w:rPr>
          <w:t xml:space="preserve"> </w:t>
        </w:r>
      </w:ins>
      <w:ins w:id="48" w:author="Tredouxhome" w:date="2014-10-29T12:33:00Z">
        <w:r w:rsidR="00CD036D">
          <w:rPr>
            <w:rFonts w:ascii="Times New Roman" w:hAnsi="Times New Roman" w:cs="Times New Roman"/>
            <w:lang w:val="en-US"/>
          </w:rPr>
          <w:t>you ever change your routine to avoid contact with informal settlement residents?</w:t>
        </w:r>
      </w:ins>
      <w:ins w:id="49" w:author="Tredouxhome" w:date="2014-10-29T12:22:00Z">
        <w:r w:rsidRPr="00A545F6">
          <w:rPr>
            <w:lang w:val="en-GB"/>
          </w:rPr>
          <w:t>”, “</w:t>
        </w:r>
      </w:ins>
      <w:ins w:id="50" w:author="Tredouxhome" w:date="2014-10-29T12:33:00Z">
        <w:r w:rsidR="00CD036D">
          <w:rPr>
            <w:rFonts w:ascii="Times New Roman" w:hAnsi="Times New Roman" w:cs="Times New Roman"/>
            <w:lang w:val="en-US"/>
          </w:rPr>
          <w:t>When walking or driving do you ever go out of your way to avoid areas where you would encounter residents of the informal settlement?</w:t>
        </w:r>
      </w:ins>
      <w:ins w:id="51" w:author="Tredouxhome" w:date="2014-10-29T12:22:00Z">
        <w:r w:rsidRPr="00A545F6">
          <w:rPr>
            <w:lang w:val="en-GB"/>
          </w:rPr>
          <w:t>”, and “</w:t>
        </w:r>
      </w:ins>
      <w:ins w:id="52" w:author="Tredouxhome" w:date="2014-10-29T12:33:00Z">
        <w:r w:rsidR="00CD036D">
          <w:rPr>
            <w:rFonts w:ascii="Times New Roman" w:hAnsi="Times New Roman" w:cs="Times New Roman"/>
            <w:lang w:val="en-US"/>
          </w:rPr>
          <w:t>When you are alone do you try to avoid encountering residents of the informal</w:t>
        </w:r>
      </w:ins>
      <w:ins w:id="53" w:author="Tredouxhome" w:date="2014-10-29T12:34:00Z">
        <w:r w:rsidR="00CD036D">
          <w:rPr>
            <w:rFonts w:ascii="Times New Roman" w:hAnsi="Times New Roman" w:cs="Times New Roman"/>
            <w:lang w:val="en-US"/>
          </w:rPr>
          <w:t xml:space="preserve"> </w:t>
        </w:r>
      </w:ins>
      <w:ins w:id="54" w:author="Tredouxhome" w:date="2014-10-29T12:33:00Z">
        <w:r w:rsidR="00CD036D">
          <w:rPr>
            <w:rFonts w:ascii="Times New Roman" w:hAnsi="Times New Roman" w:cs="Times New Roman"/>
            <w:lang w:val="en-US"/>
          </w:rPr>
          <w:t>settlement?</w:t>
        </w:r>
      </w:ins>
      <w:ins w:id="55" w:author="Tredouxhome" w:date="2014-10-29T12:22:00Z">
        <w:r w:rsidRPr="00A545F6">
          <w:rPr>
            <w:lang w:val="en-GB"/>
          </w:rPr>
          <w:t>”.</w:t>
        </w:r>
      </w:ins>
    </w:p>
    <w:p w14:paraId="63F37683" w14:textId="77777777" w:rsidR="00A26D84" w:rsidRPr="00CB26B4" w:rsidRDefault="00A26D84" w:rsidP="000A486A">
      <w:pPr>
        <w:pStyle w:val="NoSpacing"/>
        <w:rPr>
          <w:lang w:val="en-GB"/>
        </w:rPr>
      </w:pPr>
    </w:p>
    <w:p w14:paraId="0E1674DB" w14:textId="77777777" w:rsidR="00F33CB9" w:rsidRDefault="00B93FCB" w:rsidP="000A486A">
      <w:pPr>
        <w:pStyle w:val="NoSpacing"/>
        <w:rPr>
          <w:lang w:val="en-GB"/>
        </w:rPr>
      </w:pPr>
      <w:r>
        <w:rPr>
          <w:i/>
          <w:lang w:val="en-GB"/>
        </w:rPr>
        <w:t>Closeness</w:t>
      </w:r>
      <w:r w:rsidR="00144CD3">
        <w:rPr>
          <w:lang w:val="en-GB"/>
        </w:rPr>
        <w:t xml:space="preserve">. </w:t>
      </w:r>
      <w:r w:rsidR="00FA5332">
        <w:rPr>
          <w:lang w:val="en-US"/>
        </w:rPr>
        <w:t xml:space="preserve">We operationalized physical closeness in terms of how close the Indian participants lived to the nearest informal settlement, and their subjective perceptions of closeness and their ability to see, hear and smell their neighbors. </w:t>
      </w:r>
      <w:r w:rsidR="002B328F">
        <w:rPr>
          <w:lang w:val="en-GB"/>
        </w:rPr>
        <w:t xml:space="preserve">We created a composite measure of physical </w:t>
      </w:r>
      <w:r>
        <w:rPr>
          <w:lang w:val="en-GB"/>
        </w:rPr>
        <w:t>closeness</w:t>
      </w:r>
      <w:r w:rsidR="002B328F">
        <w:rPr>
          <w:lang w:val="en-GB"/>
        </w:rPr>
        <w:t>, using the following indicators</w:t>
      </w:r>
      <w:del w:id="56" w:author="Tredouxhome" w:date="2014-10-29T11:28:00Z">
        <w:r w:rsidR="002B328F" w:rsidDel="007C0D8D">
          <w:rPr>
            <w:lang w:val="en-GB"/>
          </w:rPr>
          <w:delText xml:space="preserve"> which were all highly intercorrelated</w:delText>
        </w:r>
      </w:del>
      <w:r w:rsidR="002B328F">
        <w:rPr>
          <w:lang w:val="en-GB"/>
        </w:rPr>
        <w:t xml:space="preserve">: (1) </w:t>
      </w:r>
      <w:r w:rsidR="00D24F91">
        <w:rPr>
          <w:lang w:val="en-GB"/>
        </w:rPr>
        <w:t xml:space="preserve">Physical closeness, </w:t>
      </w:r>
      <w:del w:id="57" w:author="Tredouxhome" w:date="2014-10-29T11:29:00Z">
        <w:r w:rsidR="00D24F91" w:rsidDel="007C0D8D">
          <w:rPr>
            <w:lang w:val="en-GB"/>
          </w:rPr>
          <w:delText xml:space="preserve">the inverse of the </w:delText>
        </w:r>
        <w:r w:rsidR="002B328F" w:rsidDel="007C0D8D">
          <w:rPr>
            <w:lang w:val="en-GB"/>
          </w:rPr>
          <w:delText>crow flies distance from household to nearest informal settlement</w:delText>
        </w:r>
      </w:del>
      <w:r w:rsidR="002B328F">
        <w:rPr>
          <w:lang w:val="en-GB"/>
        </w:rPr>
        <w:t>, calculated using Google maps</w:t>
      </w:r>
      <w:ins w:id="58" w:author="Tredouxhome" w:date="2014-10-29T11:29:00Z">
        <w:r w:rsidR="007C0D8D">
          <w:rPr>
            <w:lang w:val="en-GB"/>
          </w:rPr>
          <w:t>, and scaled</w:t>
        </w:r>
      </w:ins>
      <w:r w:rsidR="00D24F91">
        <w:rPr>
          <w:lang w:val="en-GB"/>
        </w:rPr>
        <w:t xml:space="preserve"> </w:t>
      </w:r>
      <w:del w:id="59" w:author="Tredouxhome" w:date="2014-10-29T11:29:00Z">
        <w:r w:rsidR="00D24F91" w:rsidDel="007C0D8D">
          <w:rPr>
            <w:lang w:val="en-GB"/>
          </w:rPr>
          <w:delText>(</w:delText>
        </w:r>
      </w:del>
      <w:ins w:id="60" w:author="Tredouxhome" w:date="2014-10-29T11:29:00Z">
        <w:r w:rsidR="007C0D8D">
          <w:rPr>
            <w:lang w:val="en-GB"/>
          </w:rPr>
          <w:t xml:space="preserve">to </w:t>
        </w:r>
      </w:ins>
      <w:r w:rsidR="00D24F91">
        <w:rPr>
          <w:lang w:val="en-GB"/>
        </w:rPr>
        <w:t>range</w:t>
      </w:r>
      <w:ins w:id="61" w:author="Tredouxhome" w:date="2014-10-29T11:29:00Z">
        <w:r w:rsidR="007C0D8D">
          <w:rPr>
            <w:lang w:val="en-GB"/>
          </w:rPr>
          <w:t xml:space="preserve"> from</w:t>
        </w:r>
      </w:ins>
      <w:r w:rsidR="00D24F91">
        <w:rPr>
          <w:lang w:val="en-GB"/>
        </w:rPr>
        <w:t xml:space="preserve"> 0 to 1</w:t>
      </w:r>
      <w:del w:id="62" w:author="Tredouxhome" w:date="2014-10-29T11:29:00Z">
        <w:r w:rsidR="00D24F91" w:rsidDel="007C0D8D">
          <w:rPr>
            <w:lang w:val="en-GB"/>
          </w:rPr>
          <w:delText>)</w:delText>
        </w:r>
      </w:del>
      <w:r w:rsidR="002B328F">
        <w:rPr>
          <w:lang w:val="en-GB"/>
        </w:rPr>
        <w:t xml:space="preserve">; </w:t>
      </w:r>
      <w:del w:id="63" w:author="Tredouxhome" w:date="2014-10-29T11:29:00Z">
        <w:r w:rsidR="002B328F" w:rsidDel="007C0D8D">
          <w:rPr>
            <w:lang w:val="en-GB"/>
          </w:rPr>
          <w:delText>(2) self-reported perception of closeness to the neare</w:delText>
        </w:r>
        <w:r w:rsidR="000A2D5F" w:rsidDel="007C0D8D">
          <w:rPr>
            <w:lang w:val="en-GB"/>
          </w:rPr>
          <w:delText>st informal settlement, measured</w:delText>
        </w:r>
        <w:r w:rsidR="002B328F" w:rsidDel="007C0D8D">
          <w:rPr>
            <w:lang w:val="en-GB"/>
          </w:rPr>
          <w:delText xml:space="preserve"> on a 5-p</w:delText>
        </w:r>
        <w:r w:rsidR="00D24F91" w:rsidDel="007C0D8D">
          <w:rPr>
            <w:lang w:val="en-GB"/>
          </w:rPr>
          <w:delText>i</w:delText>
        </w:r>
        <w:r w:rsidR="002B328F" w:rsidDel="007C0D8D">
          <w:rPr>
            <w:lang w:val="en-GB"/>
          </w:rPr>
          <w:delText xml:space="preserve">ont scale ranging from ‘very close’ to ‘very far away’; </w:delText>
        </w:r>
      </w:del>
      <w:r w:rsidR="002B328F">
        <w:rPr>
          <w:lang w:val="en-GB"/>
        </w:rPr>
        <w:t>and the visceral experience of closeness indicated by self-reported ability to (</w:t>
      </w:r>
      <w:ins w:id="64" w:author="Tredouxhome" w:date="2014-10-29T11:30:00Z">
        <w:r w:rsidR="007C0D8D">
          <w:rPr>
            <w:lang w:val="en-GB"/>
          </w:rPr>
          <w:t>2</w:t>
        </w:r>
      </w:ins>
      <w:del w:id="65" w:author="Tredouxhome" w:date="2014-10-29T11:30:00Z">
        <w:r w:rsidR="002B328F" w:rsidDel="007C0D8D">
          <w:rPr>
            <w:lang w:val="en-GB"/>
          </w:rPr>
          <w:delText>3</w:delText>
        </w:r>
      </w:del>
      <w:r w:rsidR="002B328F">
        <w:rPr>
          <w:lang w:val="en-GB"/>
        </w:rPr>
        <w:t xml:space="preserve">) see, </w:t>
      </w:r>
      <w:r w:rsidR="00920744">
        <w:rPr>
          <w:lang w:val="en-GB"/>
        </w:rPr>
        <w:t xml:space="preserve"> (</w:t>
      </w:r>
      <w:ins w:id="66" w:author="Tredouxhome" w:date="2014-10-29T11:30:00Z">
        <w:r w:rsidR="007C0D8D">
          <w:rPr>
            <w:lang w:val="en-GB"/>
          </w:rPr>
          <w:t>3</w:t>
        </w:r>
      </w:ins>
      <w:del w:id="67" w:author="Tredouxhome" w:date="2014-10-29T11:30:00Z">
        <w:r w:rsidR="00920744" w:rsidDel="007C0D8D">
          <w:rPr>
            <w:lang w:val="en-GB"/>
          </w:rPr>
          <w:delText>4</w:delText>
        </w:r>
      </w:del>
      <w:r w:rsidR="00920744">
        <w:rPr>
          <w:lang w:val="en-GB"/>
        </w:rPr>
        <w:t xml:space="preserve">) </w:t>
      </w:r>
      <w:r w:rsidR="002B328F">
        <w:rPr>
          <w:lang w:val="en-GB"/>
        </w:rPr>
        <w:t xml:space="preserve">hear, or </w:t>
      </w:r>
      <w:r w:rsidR="00920744">
        <w:rPr>
          <w:lang w:val="en-GB"/>
        </w:rPr>
        <w:t>(</w:t>
      </w:r>
      <w:ins w:id="68" w:author="Tredouxhome" w:date="2014-10-29T11:30:00Z">
        <w:r w:rsidR="007C0D8D">
          <w:rPr>
            <w:lang w:val="en-GB"/>
          </w:rPr>
          <w:t>4</w:t>
        </w:r>
      </w:ins>
      <w:del w:id="69" w:author="Tredouxhome" w:date="2014-10-29T11:30:00Z">
        <w:r w:rsidR="00920744" w:rsidDel="007C0D8D">
          <w:rPr>
            <w:lang w:val="en-GB"/>
          </w:rPr>
          <w:delText>5</w:delText>
        </w:r>
      </w:del>
      <w:r w:rsidR="00920744">
        <w:rPr>
          <w:lang w:val="en-GB"/>
        </w:rPr>
        <w:t xml:space="preserve">) </w:t>
      </w:r>
      <w:r w:rsidR="002B328F">
        <w:rPr>
          <w:lang w:val="en-GB"/>
        </w:rPr>
        <w:t>smell an informal settlement form their house or garden</w:t>
      </w:r>
      <w:ins w:id="70" w:author="Tredouxhome" w:date="2014-10-29T11:30:00Z">
        <w:r w:rsidR="007C0D8D">
          <w:rPr>
            <w:lang w:val="en-GB"/>
          </w:rPr>
          <w:t xml:space="preserve"> (all coded dichotomously)</w:t>
        </w:r>
      </w:ins>
      <w:r w:rsidR="002B328F">
        <w:rPr>
          <w:lang w:val="en-GB"/>
        </w:rPr>
        <w:t>.</w:t>
      </w:r>
      <w:ins w:id="71" w:author="Tredouxhome" w:date="2014-10-29T11:30:00Z">
        <w:r w:rsidR="007C0D8D">
          <w:rPr>
            <w:lang w:val="en-GB"/>
          </w:rPr>
          <w:t xml:space="preserve"> The sum</w:t>
        </w:r>
      </w:ins>
      <w:ins w:id="72" w:author="Tredouxhome" w:date="2014-10-29T12:17:00Z">
        <w:r w:rsidR="00350398">
          <w:rPr>
            <w:lang w:val="en-GB"/>
          </w:rPr>
          <w:t>med scale showed satisfactory internal reliability (</w:t>
        </w:r>
      </w:ins>
      <w:ins w:id="73" w:author="Tredouxhome" w:date="2014-10-29T12:18:00Z">
        <w:r w:rsidR="00350398">
          <w:rPr>
            <w:lang w:val="en-GB"/>
          </w:rPr>
          <w:sym w:font="Symbol" w:char="F077"/>
        </w:r>
      </w:ins>
      <w:r w:rsidR="002B328F">
        <w:rPr>
          <w:lang w:val="en-GB"/>
        </w:rPr>
        <w:t xml:space="preserve"> </w:t>
      </w:r>
      <w:ins w:id="74" w:author="Tredouxhome" w:date="2014-10-29T12:18:00Z">
        <w:r w:rsidR="00350398">
          <w:rPr>
            <w:lang w:val="en-GB"/>
          </w:rPr>
          <w:t xml:space="preserve">= </w:t>
        </w:r>
      </w:ins>
      <w:ins w:id="75" w:author="Tredouxhome" w:date="2014-10-29T12:19:00Z">
        <w:r w:rsidR="00350398">
          <w:rPr>
            <w:lang w:val="en-GB"/>
          </w:rPr>
          <w:t>.79)</w:t>
        </w:r>
      </w:ins>
    </w:p>
    <w:p w14:paraId="0E8DB34E" w14:textId="77777777" w:rsidR="001D6D46" w:rsidRDefault="001D6D46" w:rsidP="000A486A">
      <w:pPr>
        <w:pStyle w:val="NoSpacing"/>
        <w:rPr>
          <w:lang w:val="en-GB"/>
        </w:rPr>
      </w:pPr>
    </w:p>
    <w:p w14:paraId="6D245E39" w14:textId="77777777" w:rsidR="00144CD3" w:rsidRDefault="00144CD3" w:rsidP="000A486A">
      <w:pPr>
        <w:pStyle w:val="NoSpacing"/>
        <w:rPr>
          <w:lang w:val="en-GB"/>
        </w:rPr>
      </w:pPr>
      <w:r w:rsidRPr="002C2E5D">
        <w:rPr>
          <w:i/>
          <w:lang w:val="en-GB"/>
        </w:rPr>
        <w:t>Prejudice</w:t>
      </w:r>
      <w:r>
        <w:rPr>
          <w:lang w:val="en-GB"/>
        </w:rPr>
        <w:t xml:space="preserve">. </w:t>
      </w:r>
      <w:r w:rsidR="00EE4A7F">
        <w:rPr>
          <w:lang w:val="en-GB"/>
        </w:rPr>
        <w:t>P</w:t>
      </w:r>
      <w:r w:rsidRPr="00215BC3">
        <w:rPr>
          <w:lang w:val="en-GB"/>
        </w:rPr>
        <w:t>rejudice towards people who live in informal settlements</w:t>
      </w:r>
      <w:r w:rsidR="00EE4A7F">
        <w:rPr>
          <w:lang w:val="en-GB"/>
        </w:rPr>
        <w:t xml:space="preserve"> was measured </w:t>
      </w:r>
      <w:r>
        <w:t>by means of a five-item semantic differential scale (Zanna, 1994) on which respondents rated (on 10 point scales) how they felt about members of the outgroup: (1) Negative – Positive, (2) Cold – Warm, (3) Hostile – Friendly, (4) Suspicious – Trus</w:t>
      </w:r>
      <w:r w:rsidR="00C1628B">
        <w:t>ting, (5) Disrespect – Respect.</w:t>
      </w:r>
      <w:ins w:id="76" w:author="Tredouxhome" w:date="2014-10-29T12:19:00Z">
        <w:r w:rsidR="00350398">
          <w:t xml:space="preserve"> Internal reliability was satisfactory (</w:t>
        </w:r>
      </w:ins>
      <w:ins w:id="77" w:author="Tredouxhome" w:date="2014-10-29T12:20:00Z">
        <w:r w:rsidR="00350398">
          <w:rPr>
            <w:lang w:val="en-GB"/>
          </w:rPr>
          <w:sym w:font="Symbol" w:char="F077"/>
        </w:r>
        <w:r w:rsidR="00350398">
          <w:rPr>
            <w:lang w:val="en-GB"/>
          </w:rPr>
          <w:t xml:space="preserve"> = .81)</w:t>
        </w:r>
      </w:ins>
    </w:p>
    <w:p w14:paraId="273F94F7" w14:textId="77777777" w:rsidR="00144CD3" w:rsidRDefault="00144CD3" w:rsidP="000A486A">
      <w:pPr>
        <w:pStyle w:val="NoSpacing"/>
        <w:rPr>
          <w:lang w:val="en-GB"/>
        </w:rPr>
      </w:pPr>
    </w:p>
    <w:p w14:paraId="4D427CB4" w14:textId="77777777" w:rsidR="00144CD3" w:rsidRDefault="00A545F6" w:rsidP="000A486A">
      <w:pPr>
        <w:pStyle w:val="NoSpacing"/>
        <w:rPr>
          <w:lang w:val="en-GB"/>
        </w:rPr>
      </w:pPr>
      <w:r w:rsidRPr="002C2E5D">
        <w:rPr>
          <w:i/>
          <w:lang w:val="en-GB"/>
        </w:rPr>
        <w:t>Threat</w:t>
      </w:r>
      <w:r>
        <w:rPr>
          <w:lang w:val="en-GB"/>
        </w:rPr>
        <w:t>.</w:t>
      </w:r>
      <w:r w:rsidR="00144CD3">
        <w:rPr>
          <w:lang w:val="en-GB"/>
        </w:rPr>
        <w:t xml:space="preserve"> We operationalised threat in </w:t>
      </w:r>
      <w:r w:rsidR="00215BC3" w:rsidRPr="00215BC3">
        <w:rPr>
          <w:lang w:val="en-GB"/>
        </w:rPr>
        <w:t xml:space="preserve">physical </w:t>
      </w:r>
      <w:r w:rsidR="00144CD3">
        <w:rPr>
          <w:lang w:val="en-GB"/>
        </w:rPr>
        <w:t xml:space="preserve">terms, using a 3-item scale adapted from </w:t>
      </w:r>
      <w:r w:rsidR="00144CD3" w:rsidRPr="00215BC3">
        <w:rPr>
          <w:lang w:val="en-GB"/>
        </w:rPr>
        <w:t>Schmidt et al (1998)</w:t>
      </w:r>
      <w:r w:rsidR="00A935A9">
        <w:rPr>
          <w:lang w:val="en-GB"/>
        </w:rPr>
        <w:t>:</w:t>
      </w:r>
      <w:r w:rsidR="00144CD3">
        <w:rPr>
          <w:lang w:val="en-GB"/>
        </w:rPr>
        <w:t xml:space="preserve"> (1)</w:t>
      </w:r>
      <w:r w:rsidR="00215BC3">
        <w:rPr>
          <w:lang w:val="en-GB"/>
        </w:rPr>
        <w:t xml:space="preserve"> </w:t>
      </w:r>
      <w:r w:rsidR="00FB130E" w:rsidRPr="00FB130E">
        <w:rPr>
          <w:lang w:val="en-GB"/>
        </w:rPr>
        <w:t>I worry about crime committed by informal settlement residents</w:t>
      </w:r>
      <w:r w:rsidR="00144CD3">
        <w:rPr>
          <w:lang w:val="en-GB"/>
        </w:rPr>
        <w:t xml:space="preserve">; (2) </w:t>
      </w:r>
      <w:r w:rsidR="00FB130E" w:rsidRPr="00FB130E">
        <w:rPr>
          <w:lang w:val="en-GB"/>
        </w:rPr>
        <w:t>I worry about being physically attacked by informal settlement residents</w:t>
      </w:r>
      <w:r w:rsidR="00144CD3">
        <w:rPr>
          <w:lang w:val="en-GB"/>
        </w:rPr>
        <w:t xml:space="preserve">; (3) </w:t>
      </w:r>
      <w:r w:rsidR="00FB130E" w:rsidRPr="00FB130E">
        <w:rPr>
          <w:lang w:val="en-GB"/>
        </w:rPr>
        <w:t>I worry about my personal property being damaged by informal settlement residents</w:t>
      </w:r>
      <w:r w:rsidR="00C1628B">
        <w:rPr>
          <w:lang w:val="en-GB"/>
        </w:rPr>
        <w:t xml:space="preserve">. </w:t>
      </w:r>
      <w:ins w:id="78" w:author="Tredouxhome" w:date="2014-10-29T12:20:00Z">
        <w:r w:rsidR="00350398">
          <w:rPr>
            <w:lang w:val="en-GB"/>
          </w:rPr>
          <w:t xml:space="preserve"> The summed scale showed satisfactory internal reliability (</w:t>
        </w:r>
        <w:r w:rsidR="00350398">
          <w:rPr>
            <w:lang w:val="en-GB"/>
          </w:rPr>
          <w:sym w:font="Symbol" w:char="F077"/>
        </w:r>
        <w:r w:rsidR="00350398">
          <w:rPr>
            <w:lang w:val="en-GB"/>
          </w:rPr>
          <w:t xml:space="preserve"> = .</w:t>
        </w:r>
      </w:ins>
      <w:ins w:id="79" w:author="Tredouxhome" w:date="2014-10-29T12:21:00Z">
        <w:r w:rsidR="00350398">
          <w:rPr>
            <w:lang w:val="en-GB"/>
          </w:rPr>
          <w:t>92</w:t>
        </w:r>
      </w:ins>
      <w:ins w:id="80" w:author="Tredouxhome" w:date="2014-10-29T12:20:00Z">
        <w:r w:rsidR="00350398">
          <w:rPr>
            <w:lang w:val="en-GB"/>
          </w:rPr>
          <w:t>)</w:t>
        </w:r>
      </w:ins>
    </w:p>
    <w:p w14:paraId="0AB6EF58" w14:textId="77777777" w:rsidR="00144CD3" w:rsidRDefault="00144CD3" w:rsidP="000A486A">
      <w:pPr>
        <w:pStyle w:val="NoSpacing"/>
        <w:rPr>
          <w:lang w:val="en-GB"/>
        </w:rPr>
      </w:pPr>
    </w:p>
    <w:p w14:paraId="2708B04D" w14:textId="77777777" w:rsidR="00D84D94" w:rsidRPr="00D84D94" w:rsidRDefault="00A545F6" w:rsidP="000A486A">
      <w:pPr>
        <w:pStyle w:val="NoSpacing"/>
        <w:rPr>
          <w:lang w:val="en-GB"/>
        </w:rPr>
      </w:pPr>
      <w:r w:rsidRPr="002C2E5D">
        <w:rPr>
          <w:i/>
          <w:lang w:val="en-GB"/>
        </w:rPr>
        <w:t>Empathy</w:t>
      </w:r>
      <w:r>
        <w:rPr>
          <w:lang w:val="en-GB"/>
        </w:rPr>
        <w:t>.</w:t>
      </w:r>
      <w:r w:rsidR="00A935A9">
        <w:rPr>
          <w:lang w:val="en-GB"/>
        </w:rPr>
        <w:t xml:space="preserve"> We used </w:t>
      </w:r>
      <w:r w:rsidR="00A935A9" w:rsidRPr="00A935A9">
        <w:rPr>
          <w:lang w:val="en-GB"/>
        </w:rPr>
        <w:t>Wang et al</w:t>
      </w:r>
      <w:r w:rsidR="00A935A9">
        <w:rPr>
          <w:lang w:val="en-GB"/>
        </w:rPr>
        <w:t>.</w:t>
      </w:r>
      <w:r w:rsidR="00A935A9" w:rsidRPr="00A935A9">
        <w:rPr>
          <w:lang w:val="en-GB"/>
        </w:rPr>
        <w:t>’s (2003)</w:t>
      </w:r>
      <w:r w:rsidR="00A935A9">
        <w:rPr>
          <w:lang w:val="en-GB"/>
        </w:rPr>
        <w:t xml:space="preserve"> four-item empathic awareness scale: (1) </w:t>
      </w:r>
      <w:r w:rsidR="00D84D94" w:rsidRPr="00D84D94">
        <w:rPr>
          <w:lang w:val="en-GB"/>
        </w:rPr>
        <w:t>I am aware of how society differentially treats people who live in informal settlements</w:t>
      </w:r>
      <w:r w:rsidR="00A935A9">
        <w:rPr>
          <w:lang w:val="en-GB"/>
        </w:rPr>
        <w:t xml:space="preserve">; (2) </w:t>
      </w:r>
      <w:r w:rsidR="00D84D94" w:rsidRPr="00D84D94">
        <w:rPr>
          <w:lang w:val="en-GB"/>
        </w:rPr>
        <w:t>I recognize that the media often portrays residents of informal settlements negatively</w:t>
      </w:r>
      <w:r w:rsidR="00A935A9">
        <w:rPr>
          <w:lang w:val="en-GB"/>
        </w:rPr>
        <w:t xml:space="preserve">, (3) </w:t>
      </w:r>
      <w:r w:rsidR="00D84D94" w:rsidRPr="00D84D94">
        <w:rPr>
          <w:lang w:val="en-GB"/>
        </w:rPr>
        <w:t>I can see how people who live in informal settlements are systemat</w:t>
      </w:r>
      <w:r w:rsidR="00A935A9">
        <w:rPr>
          <w:lang w:val="en-GB"/>
        </w:rPr>
        <w:t xml:space="preserve">ically oppressed in our society; (4) </w:t>
      </w:r>
      <w:r w:rsidR="00D84D94" w:rsidRPr="00D84D94">
        <w:rPr>
          <w:lang w:val="en-GB"/>
        </w:rPr>
        <w:t>I am aware of institutional barriers (e.g., restricted access to jobs and healthcare) that</w:t>
      </w:r>
      <w:r w:rsidR="00D84D94">
        <w:rPr>
          <w:lang w:val="en-GB"/>
        </w:rPr>
        <w:t xml:space="preserve"> </w:t>
      </w:r>
      <w:r w:rsidR="00D84D94" w:rsidRPr="00D84D94">
        <w:rPr>
          <w:lang w:val="en-GB"/>
        </w:rPr>
        <w:t>discriminate against people who live in informal settlements</w:t>
      </w:r>
      <w:ins w:id="81" w:author="Tredouxhome" w:date="2014-10-29T12:21:00Z">
        <w:r w:rsidR="00350398">
          <w:rPr>
            <w:lang w:val="en-GB"/>
          </w:rPr>
          <w:t xml:space="preserve"> (</w:t>
        </w:r>
        <w:r w:rsidR="00350398">
          <w:rPr>
            <w:lang w:val="en-GB"/>
          </w:rPr>
          <w:sym w:font="Symbol" w:char="F077"/>
        </w:r>
        <w:r w:rsidR="00350398">
          <w:rPr>
            <w:lang w:val="en-GB"/>
          </w:rPr>
          <w:t xml:space="preserve"> = .84)</w:t>
        </w:r>
      </w:ins>
      <w:r w:rsidR="00D84D94" w:rsidRPr="00D84D94">
        <w:rPr>
          <w:lang w:val="en-GB"/>
        </w:rPr>
        <w:t>.</w:t>
      </w:r>
      <w:ins w:id="82" w:author="Tredouxhome" w:date="2014-10-29T12:21:00Z">
        <w:r w:rsidR="00350398">
          <w:rPr>
            <w:lang w:val="en-GB"/>
          </w:rPr>
          <w:t xml:space="preserve"> </w:t>
        </w:r>
      </w:ins>
    </w:p>
    <w:p w14:paraId="13604FB2" w14:textId="77777777" w:rsidR="00A26D84" w:rsidRDefault="00A26D84" w:rsidP="000A486A">
      <w:pPr>
        <w:pStyle w:val="NoSpacing"/>
      </w:pPr>
    </w:p>
    <w:p w14:paraId="70DE0B58" w14:textId="77777777" w:rsidR="00A41D79" w:rsidRPr="00A41D79" w:rsidRDefault="00A41D79" w:rsidP="000A486A">
      <w:pPr>
        <w:pStyle w:val="NoSpacing"/>
        <w:rPr>
          <w:b/>
        </w:rPr>
      </w:pPr>
      <w:r w:rsidRPr="00A41D79">
        <w:rPr>
          <w:b/>
        </w:rPr>
        <w:t>Results</w:t>
      </w:r>
      <w:r w:rsidR="00476F37">
        <w:rPr>
          <w:b/>
        </w:rPr>
        <w:t xml:space="preserve"> </w:t>
      </w:r>
      <w:r w:rsidR="00476F37" w:rsidRPr="00F33CB9">
        <w:rPr>
          <w:b/>
          <w:color w:val="FF0000"/>
          <w:highlight w:val="yellow"/>
          <w:lang w:val="en-GB"/>
        </w:rPr>
        <w:t>(Colin,</w:t>
      </w:r>
      <w:r w:rsidR="00476F37">
        <w:rPr>
          <w:b/>
          <w:color w:val="FF0000"/>
          <w:highlight w:val="yellow"/>
          <w:lang w:val="en-GB"/>
        </w:rPr>
        <w:t xml:space="preserve"> this is the old results section, unedited. I leave the redraft to you</w:t>
      </w:r>
      <w:r w:rsidR="00C03DD5">
        <w:rPr>
          <w:b/>
          <w:color w:val="FF0000"/>
          <w:highlight w:val="yellow"/>
          <w:lang w:val="en-GB"/>
        </w:rPr>
        <w:t xml:space="preserve"> my bru</w:t>
      </w:r>
      <w:r w:rsidR="00476F37">
        <w:rPr>
          <w:b/>
          <w:color w:val="FF0000"/>
          <w:highlight w:val="yellow"/>
          <w:lang w:val="en-GB"/>
        </w:rPr>
        <w:t>!</w:t>
      </w:r>
      <w:r w:rsidR="001D4EA3">
        <w:rPr>
          <w:b/>
          <w:color w:val="FF0000"/>
          <w:highlight w:val="yellow"/>
          <w:lang w:val="en-GB"/>
        </w:rPr>
        <w:t xml:space="preserve"> Please note that we are pressed for space in the intro and cocnuson, which together cannon exceed 2000 words. So we need to do as much interpretation of the findings as we can here in the results </w:t>
      </w:r>
      <w:r w:rsidR="001D4EA3">
        <w:rPr>
          <w:b/>
          <w:color w:val="FF0000"/>
          <w:highlight w:val="yellow"/>
          <w:lang w:val="en-GB"/>
        </w:rPr>
        <w:lastRenderedPageBreak/>
        <w:t xml:space="preserve">section – the word length of the methods and results section does not factor into the article length limit. </w:t>
      </w:r>
      <w:r w:rsidR="00476F37" w:rsidRPr="00F33CB9">
        <w:rPr>
          <w:b/>
          <w:color w:val="FF0000"/>
          <w:highlight w:val="yellow"/>
          <w:lang w:val="en-GB"/>
        </w:rPr>
        <w:t>)</w:t>
      </w:r>
    </w:p>
    <w:p w14:paraId="11662B34" w14:textId="77777777" w:rsidR="00D41896" w:rsidRDefault="00D41896" w:rsidP="000A486A">
      <w:pPr>
        <w:pStyle w:val="NoSpacing"/>
      </w:pPr>
    </w:p>
    <w:p w14:paraId="179423AA" w14:textId="77777777" w:rsidR="00B00F50" w:rsidRDefault="00B00F50" w:rsidP="000A486A">
      <w:pPr>
        <w:pStyle w:val="NoSpacing"/>
      </w:pPr>
      <w:del w:id="83" w:author="Tredouxhome" w:date="2014-10-29T14:35:00Z">
        <w:r w:rsidDel="00AA10CC">
          <w:delText xml:space="preserve">The descriptive statistics </w:delText>
        </w:r>
        <w:r w:rsidR="003F66D4" w:rsidDel="00AA10CC">
          <w:delText xml:space="preserve">reported in </w:delText>
        </w:r>
      </w:del>
      <w:r w:rsidR="003F66D4">
        <w:t xml:space="preserve">Table 1 </w:t>
      </w:r>
      <w:ins w:id="84" w:author="Tredouxhome" w:date="2014-10-29T14:35:00Z">
        <w:r w:rsidR="00AA10CC">
          <w:t xml:space="preserve">reports descriptive statistics, and inter-correlations of variables. </w:t>
        </w:r>
      </w:ins>
      <w:del w:id="85" w:author="Tredouxhome" w:date="2014-10-29T14:36:00Z">
        <w:r w:rsidR="003F66D4" w:rsidDel="00AA10CC">
          <w:delText xml:space="preserve">show </w:delText>
        </w:r>
      </w:del>
      <w:ins w:id="86" w:author="Tredouxhome" w:date="2014-10-29T14:36:00Z">
        <w:r w:rsidR="00AA10CC">
          <w:t xml:space="preserve">It is notable </w:t>
        </w:r>
      </w:ins>
      <w:r w:rsidR="003F66D4">
        <w:t>that the sample experienced high levels of threat</w:t>
      </w:r>
      <w:ins w:id="87" w:author="Tredouxhome" w:date="2014-10-29T14:36:00Z">
        <w:r w:rsidR="00AA10CC">
          <w:t xml:space="preserve"> – a mean of 3.15 on a 4 point scale</w:t>
        </w:r>
      </w:ins>
      <w:r w:rsidR="00670E09">
        <w:t>.</w:t>
      </w:r>
      <w:r w:rsidR="003F66D4">
        <w:t xml:space="preserve"> </w:t>
      </w:r>
      <w:del w:id="88" w:author="Tredouxhome" w:date="2014-10-29T13:37:00Z">
        <w:r w:rsidR="00670E09" w:rsidDel="00E30136">
          <w:delText xml:space="preserve">In contrast the other variables which were normally distributed, </w:delText>
        </w:r>
        <w:r w:rsidR="003F66D4" w:rsidDel="00E30136">
          <w:delText>Threat</w:delText>
        </w:r>
        <w:r w:rsidR="00670E09" w:rsidDel="00E30136">
          <w:delText xml:space="preserve"> was </w:delText>
        </w:r>
        <w:r w:rsidR="003F66D4" w:rsidDel="00E30136">
          <w:delText>negatively skewed</w:delText>
        </w:r>
        <w:r w:rsidR="00670E09" w:rsidDel="00E30136">
          <w:delText xml:space="preserve"> </w:delText>
        </w:r>
        <w:r w:rsidR="003F66D4" w:rsidDel="00E30136">
          <w:delText xml:space="preserve">but </w:delText>
        </w:r>
        <w:r w:rsidR="00670E09" w:rsidDel="00E30136">
          <w:delText>all skewness statistics were</w:delText>
        </w:r>
        <w:r w:rsidR="00252144" w:rsidDel="00E30136">
          <w:delText xml:space="preserve"> &lt;</w:delText>
        </w:r>
        <w:r w:rsidR="003F66D4" w:rsidDel="00E30136">
          <w:delText xml:space="preserve">|1|. </w:delText>
        </w:r>
      </w:del>
    </w:p>
    <w:p w14:paraId="2928E5F5" w14:textId="77777777" w:rsidR="00177F09" w:rsidRDefault="00177F09" w:rsidP="000A486A">
      <w:pPr>
        <w:pStyle w:val="NoSpacing"/>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177F09" w14:paraId="34878F78" w14:textId="77777777" w:rsidTr="00177F09">
        <w:trPr>
          <w:jc w:val="center"/>
        </w:trPr>
        <w:tc>
          <w:tcPr>
            <w:tcW w:w="2808" w:type="dxa"/>
          </w:tcPr>
          <w:p w14:paraId="210AC07F" w14:textId="77777777" w:rsidR="00177F09" w:rsidRDefault="00177F09" w:rsidP="000A486A">
            <w:pPr>
              <w:pStyle w:val="NoSpacing"/>
              <w:jc w:val="center"/>
            </w:pPr>
            <w:r>
              <w:t>Insert Table 1 about here</w:t>
            </w:r>
          </w:p>
        </w:tc>
      </w:tr>
    </w:tbl>
    <w:p w14:paraId="4F97C56F" w14:textId="77777777" w:rsidR="00177F09" w:rsidRDefault="00177F09" w:rsidP="000A486A">
      <w:pPr>
        <w:pStyle w:val="NoSpacing"/>
      </w:pPr>
    </w:p>
    <w:p w14:paraId="0C7E212C" w14:textId="77777777" w:rsidR="00D439BD" w:rsidDel="003B7A50" w:rsidRDefault="00225D0F" w:rsidP="000A486A">
      <w:pPr>
        <w:pStyle w:val="NoSpacing"/>
        <w:rPr>
          <w:del w:id="89" w:author="Tredouxhome" w:date="2014-10-29T14:41:00Z"/>
        </w:rPr>
      </w:pPr>
      <w:del w:id="90" w:author="Tredouxhome" w:date="2014-10-29T14:41:00Z">
        <w:r w:rsidDel="003B7A50">
          <w:delText>We</w:delText>
        </w:r>
        <w:r w:rsidR="00A8282A" w:rsidDel="003B7A50">
          <w:delText xml:space="preserve"> created a composite measure of closeness by </w:delText>
        </w:r>
        <w:r w:rsidDel="003B7A50">
          <w:delText xml:space="preserve">computing the </w:delText>
        </w:r>
        <w:r w:rsidR="002A5236" w:rsidDel="003B7A50">
          <w:delText xml:space="preserve">first principal component </w:delText>
        </w:r>
        <w:r w:rsidDel="003B7A50">
          <w:delText xml:space="preserve">of physical closeness, subjective closeness </w:delText>
        </w:r>
        <w:r w:rsidR="00252144" w:rsidDel="003B7A50">
          <w:delText>and the three</w:delText>
        </w:r>
        <w:r w:rsidDel="003B7A50">
          <w:delText xml:space="preserve"> visceral closeness</w:delText>
        </w:r>
        <w:r w:rsidR="00252144" w:rsidDel="003B7A50">
          <w:delText xml:space="preserve"> measures</w:delText>
        </w:r>
        <w:r w:rsidDel="003B7A50">
          <w:delText xml:space="preserve">. </w:delText>
        </w:r>
        <w:r w:rsidR="00510D36" w:rsidDel="003B7A50">
          <w:delText>The factor loadings were all greater than .72, and t</w:delText>
        </w:r>
        <w:r w:rsidDel="003B7A50">
          <w:delText>his singl</w:delText>
        </w:r>
        <w:r w:rsidR="00252144" w:rsidDel="003B7A50">
          <w:delText>e dimension accounted for 61</w:delText>
        </w:r>
        <w:r w:rsidDel="003B7A50">
          <w:delText xml:space="preserve">% of the variance of the </w:delText>
        </w:r>
        <w:r w:rsidR="00252144" w:rsidDel="003B7A50">
          <w:delText>five</w:delText>
        </w:r>
        <w:r w:rsidDel="003B7A50">
          <w:delText xml:space="preserve"> indicators.</w:delText>
        </w:r>
        <w:r w:rsidR="005528C7" w:rsidDel="003B7A50">
          <w:delText xml:space="preserve"> Closeness represented a form of contact associated with living</w:delText>
        </w:r>
        <w:r w:rsidR="00CB3807" w:rsidDel="003B7A50">
          <w:delText xml:space="preserve"> on the frontier between groups, where</w:delText>
        </w:r>
        <w:r w:rsidR="005528C7" w:rsidDel="003B7A50">
          <w:delText xml:space="preserve"> contact not only took the form of physical closeness and associated perceptions of </w:delText>
        </w:r>
        <w:r w:rsidR="00154F46" w:rsidDel="003B7A50">
          <w:delText xml:space="preserve">closeness; it was also associated with an ability to see, hear and smell one’s neighbours. </w:delText>
        </w:r>
      </w:del>
    </w:p>
    <w:p w14:paraId="5DCB5366" w14:textId="77777777" w:rsidR="00D439BD" w:rsidRDefault="00D439BD" w:rsidP="000A486A">
      <w:pPr>
        <w:pStyle w:val="NoSpacing"/>
      </w:pPr>
    </w:p>
    <w:p w14:paraId="5C4B55A8" w14:textId="77777777" w:rsidR="00D362EE" w:rsidRDefault="00154F46" w:rsidP="000A486A">
      <w:pPr>
        <w:pStyle w:val="NoSpacing"/>
      </w:pPr>
      <w:r>
        <w:t>Not surprisingly, t</w:t>
      </w:r>
      <w:r w:rsidR="00225D0F">
        <w:t>he closer participants lived to an informal settlement, the more threat they experienced (r=.2</w:t>
      </w:r>
      <w:ins w:id="91" w:author="Tredouxhome" w:date="2014-10-29T14:41:00Z">
        <w:r w:rsidR="003B7A50">
          <w:t>7, p &lt; .0001</w:t>
        </w:r>
      </w:ins>
      <w:ins w:id="92" w:author="Tredouxhome" w:date="2014-10-29T14:44:00Z">
        <w:r w:rsidR="009872FB">
          <w:t xml:space="preserve">, 95% CI = </w:t>
        </w:r>
      </w:ins>
      <w:ins w:id="93" w:author="Tredouxhome" w:date="2014-10-29T14:45:00Z">
        <w:r w:rsidR="009872FB">
          <w:t>.17;.36</w:t>
        </w:r>
      </w:ins>
      <w:del w:id="94" w:author="Tredouxhome" w:date="2014-10-29T14:41:00Z">
        <w:r w:rsidR="00252144" w:rsidDel="003B7A50">
          <w:delText>9</w:delText>
        </w:r>
      </w:del>
      <w:r w:rsidR="00225D0F">
        <w:t>). The relationship is well illustrated graphically in Figure 1, which shows the geographic distribution of threat in Northdale.</w:t>
      </w:r>
      <w:r w:rsidR="0054241D">
        <w:rPr>
          <w:rStyle w:val="EndnoteReference"/>
        </w:rPr>
        <w:endnoteReference w:id="1"/>
      </w:r>
      <w:r w:rsidR="00225D0F">
        <w:t xml:space="preserve"> The map </w:t>
      </w:r>
      <w:r w:rsidR="002B4811">
        <w:t>exposes the frontier, showing</w:t>
      </w:r>
      <w:r w:rsidR="00225D0F">
        <w:t xml:space="preserve"> that pockets of threat exist in areas</w:t>
      </w:r>
      <w:r w:rsidR="00067E0C">
        <w:t xml:space="preserve"> in</w:t>
      </w:r>
      <w:r w:rsidR="00CB3807">
        <w:t xml:space="preserve"> the</w:t>
      </w:r>
      <w:r w:rsidR="00225D0F">
        <w:t xml:space="preserve"> immediate proximity </w:t>
      </w:r>
      <w:r w:rsidR="00067E0C">
        <w:t xml:space="preserve">to </w:t>
      </w:r>
      <w:r w:rsidR="00225D0F">
        <w:t>or in eyeshot of the informal settlement</w:t>
      </w:r>
      <w:r w:rsidR="002B4811">
        <w:t>s</w:t>
      </w:r>
      <w:r w:rsidR="00225D0F">
        <w:t>. It also show</w:t>
      </w:r>
      <w:r w:rsidR="00B00F50">
        <w:t>s how the physical geography of Northdale affects</w:t>
      </w:r>
      <w:r w:rsidR="00067E0C">
        <w:t xml:space="preserve"> the experience of threat. Most notably, </w:t>
      </w:r>
      <w:r w:rsidR="00FB5237">
        <w:t xml:space="preserve">the lowest levels of threat are experienced by residents living in </w:t>
      </w:r>
      <w:r w:rsidR="00067E0C">
        <w:t>the region</w:t>
      </w:r>
      <w:r w:rsidR="002B4811">
        <w:t>s</w:t>
      </w:r>
      <w:r w:rsidR="00067E0C">
        <w:t xml:space="preserve"> </w:t>
      </w:r>
      <w:r w:rsidR="00FB5237">
        <w:t xml:space="preserve">geographically </w:t>
      </w:r>
      <w:r w:rsidR="00870287">
        <w:t>separated</w:t>
      </w:r>
      <w:r w:rsidR="00FB5237">
        <w:t xml:space="preserve"> from the informal settlements</w:t>
      </w:r>
      <w:r w:rsidR="002B4811">
        <w:t xml:space="preserve"> by </w:t>
      </w:r>
      <w:commentRangeStart w:id="95"/>
      <w:r w:rsidR="002B4811">
        <w:t>streams</w:t>
      </w:r>
      <w:commentRangeEnd w:id="95"/>
      <w:r w:rsidR="009872FB">
        <w:rPr>
          <w:rStyle w:val="CommentReference"/>
          <w:rFonts w:ascii="Times" w:eastAsia="Times New Roman" w:hAnsi="Times" w:cs="Times"/>
          <w:lang w:val="en-GB" w:eastAsia="en-GB"/>
        </w:rPr>
        <w:commentReference w:id="95"/>
      </w:r>
      <w:r w:rsidR="00FB5237">
        <w:t>.</w:t>
      </w:r>
    </w:p>
    <w:p w14:paraId="5121F38F" w14:textId="77777777" w:rsidR="00177F09" w:rsidRDefault="00177F09" w:rsidP="000A486A">
      <w:pPr>
        <w:pStyle w:val="NoSpacing"/>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177F09" w14:paraId="1EECC4E9" w14:textId="77777777" w:rsidTr="0069273E">
        <w:trPr>
          <w:jc w:val="center"/>
        </w:trPr>
        <w:tc>
          <w:tcPr>
            <w:tcW w:w="2808" w:type="dxa"/>
          </w:tcPr>
          <w:p w14:paraId="1E899383" w14:textId="77777777" w:rsidR="00177F09" w:rsidRDefault="00177F09" w:rsidP="000A486A">
            <w:pPr>
              <w:pStyle w:val="NoSpacing"/>
              <w:jc w:val="center"/>
            </w:pPr>
            <w:r>
              <w:t>Insert Figure 1 about here</w:t>
            </w:r>
          </w:p>
        </w:tc>
      </w:tr>
    </w:tbl>
    <w:p w14:paraId="7C4ADA95" w14:textId="77777777" w:rsidR="00177F09" w:rsidRDefault="00177F09" w:rsidP="000A486A">
      <w:pPr>
        <w:pStyle w:val="NoSpacing"/>
      </w:pPr>
    </w:p>
    <w:p w14:paraId="5EB09251" w14:textId="60563550" w:rsidR="008B7B39" w:rsidRDefault="008B7B39" w:rsidP="00347073">
      <w:pPr>
        <w:pStyle w:val="NoSpacing"/>
        <w:pPrChange w:id="96" w:author="Colin Tredoux" w:date="2014-11-11T15:39:00Z">
          <w:pPr>
            <w:pStyle w:val="NoSpacing"/>
          </w:pPr>
        </w:pPrChange>
      </w:pPr>
      <w:r>
        <w:t xml:space="preserve">There is something disconcerting about this negative consequence of closeness.  This is because closeness is also presumably required in order that intergroup contact occur, and we know that the effect of contact on intergroup relations is positive.  </w:t>
      </w:r>
      <w:r w:rsidR="003801AA">
        <w:t xml:space="preserve">On the other hand, several researchers have pointed out that contact can have negative effects in certain circumstances, and still others who study intergroup encounter in naturalistic settings have shown that groups often avoid coming into contact with each other (see, for instance, Finchilescu &amp; Tredoux, 2007). We therefore postulated a model </w:t>
      </w:r>
      <w:r w:rsidR="0088563A">
        <w:t xml:space="preserve">that has </w:t>
      </w:r>
      <w:r w:rsidR="003801AA">
        <w:t xml:space="preserve">two routes to prejudice, namely one through physical threat and contact avoidance, which </w:t>
      </w:r>
      <w:r w:rsidR="0088563A">
        <w:t xml:space="preserve">are </w:t>
      </w:r>
      <w:r w:rsidR="003801AA">
        <w:t xml:space="preserve">driven </w:t>
      </w:r>
      <w:r w:rsidR="0088563A">
        <w:t xml:space="preserve">in sequence </w:t>
      </w:r>
      <w:r w:rsidR="003801AA">
        <w:t xml:space="preserve">by </w:t>
      </w:r>
      <w:del w:id="97" w:author="Colin Tredoux" w:date="2014-11-11T15:40:00Z">
        <w:r w:rsidR="003801AA" w:rsidDel="00347073">
          <w:delText>physical proximity</w:delText>
        </w:r>
      </w:del>
      <w:ins w:id="98" w:author="Colin Tredoux" w:date="2014-11-11T15:40:00Z">
        <w:r w:rsidR="00347073">
          <w:t>closeness</w:t>
        </w:r>
      </w:ins>
      <w:r w:rsidR="003801AA">
        <w:t>, and another through frequent intergroup contact that is positive in quality</w:t>
      </w:r>
      <w:r w:rsidR="000840C2">
        <w:t xml:space="preserve">, and which increases empathy, and in turn, reduces prejudice.  This </w:t>
      </w:r>
      <w:del w:id="99" w:author="Colin Tredoux" w:date="2014-11-11T13:50:00Z">
        <w:r w:rsidR="00F449C2" w:rsidDel="005203F6">
          <w:delText xml:space="preserve">recursive </w:delText>
        </w:r>
      </w:del>
      <w:r w:rsidR="000840C2">
        <w:t xml:space="preserve">model is shown in Figure x, and we tested it with Structural Equation methods, using the ‘lavaan’ package (Rosseel, 2012) in R (R Core Team, 2014). </w:t>
      </w:r>
      <w:r w:rsidR="00F449C2">
        <w:t xml:space="preserve"> Although Figure x implicitly makes claims about the pattern of direct and indirect effects between the variables in question (e.g. that the effect of </w:t>
      </w:r>
      <w:del w:id="100" w:author="Colin Tredoux" w:date="2014-11-11T15:40:00Z">
        <w:r w:rsidR="00F449C2" w:rsidDel="00347073">
          <w:delText>contact quality</w:delText>
        </w:r>
      </w:del>
      <w:ins w:id="101" w:author="Colin Tredoux" w:date="2014-11-11T15:40:00Z">
        <w:r w:rsidR="00347073">
          <w:t>closeness</w:t>
        </w:r>
      </w:ins>
      <w:r w:rsidR="00F449C2">
        <w:t xml:space="preserve"> on prejudice is indirect, by driving up </w:t>
      </w:r>
      <w:del w:id="102" w:author="Colin Tredoux" w:date="2014-11-11T15:40:00Z">
        <w:r w:rsidR="00F449C2" w:rsidDel="00347073">
          <w:delText>the frequency of contact</w:delText>
        </w:r>
      </w:del>
      <w:ins w:id="103" w:author="Colin Tredoux" w:date="2014-11-11T15:40:00Z">
        <w:r w:rsidR="00347073">
          <w:t>threat, which in turn leads to contact avoidance</w:t>
        </w:r>
      </w:ins>
      <w:r w:rsidR="00F449C2">
        <w:t xml:space="preserve">), many of these are the outcome of pruning paths from the model on the basis of </w:t>
      </w:r>
      <w:del w:id="104" w:author="Colin Tredoux" w:date="2014-11-11T15:41:00Z">
        <w:r w:rsidR="00F449C2" w:rsidDel="00347073">
          <w:delText xml:space="preserve">the SEM </w:delText>
        </w:r>
      </w:del>
      <w:ins w:id="105" w:author="Colin Tredoux" w:date="2014-11-11T15:41:00Z">
        <w:r w:rsidR="00347073">
          <w:t xml:space="preserve">modelling </w:t>
        </w:r>
      </w:ins>
      <w:r w:rsidR="00F449C2">
        <w:t xml:space="preserve">results. </w:t>
      </w:r>
      <w:ins w:id="106" w:author="Tredouxhome" w:date="2014-11-04T10:14:00Z">
        <w:r w:rsidR="00FD3D5E">
          <w:t xml:space="preserve">The </w:t>
        </w:r>
      </w:ins>
      <w:ins w:id="107" w:author="Colin Tredoux" w:date="2014-11-11T15:41:00Z">
        <w:r w:rsidR="00347073">
          <w:t>f</w:t>
        </w:r>
      </w:ins>
      <w:ins w:id="108" w:author="Tredouxhome" w:date="2014-11-04T10:14:00Z">
        <w:del w:id="109" w:author="Colin Tredoux" w:date="2014-11-11T15:41:00Z">
          <w:r w:rsidR="00FD3D5E" w:rsidDel="00347073">
            <w:delText>F</w:delText>
          </w:r>
        </w:del>
        <w:r w:rsidR="00FD3D5E">
          <w:t xml:space="preserve">igure </w:t>
        </w:r>
      </w:ins>
      <w:ins w:id="110" w:author="Tredouxhome" w:date="2014-11-04T10:15:00Z">
        <w:r w:rsidR="00FD3D5E">
          <w:t xml:space="preserve">thus </w:t>
        </w:r>
      </w:ins>
      <w:ins w:id="111" w:author="Tredouxhome" w:date="2014-11-04T10:14:00Z">
        <w:r w:rsidR="00FD3D5E">
          <w:t xml:space="preserve">embodies the key </w:t>
        </w:r>
      </w:ins>
      <w:ins w:id="112" w:author="Tredouxhome" w:date="2014-11-04T10:15:00Z">
        <w:r w:rsidR="00FD3D5E">
          <w:t>theoretical assertions of separate paths to prejudice, as well as some post-hoc refinement.</w:t>
        </w:r>
      </w:ins>
    </w:p>
    <w:p w14:paraId="500AD4FD" w14:textId="5A061D8F" w:rsidR="0088563A" w:rsidDel="005203F6" w:rsidRDefault="0088563A" w:rsidP="000A486A">
      <w:pPr>
        <w:pStyle w:val="NoSpacing"/>
        <w:rPr>
          <w:del w:id="113" w:author="Colin Tredoux" w:date="2014-11-11T13:51:00Z"/>
        </w:rPr>
      </w:pPr>
    </w:p>
    <w:p w14:paraId="4A99CD98" w14:textId="173085B2" w:rsidR="0088563A" w:rsidDel="00F04BF4" w:rsidRDefault="0088563A" w:rsidP="00347073">
      <w:pPr>
        <w:spacing w:after="0" w:line="240" w:lineRule="auto"/>
        <w:ind w:firstLine="539"/>
        <w:rPr>
          <w:del w:id="114" w:author="Colin Tredoux" w:date="2014-11-11T14:03:00Z"/>
        </w:rPr>
        <w:pPrChange w:id="115" w:author="Colin Tredoux" w:date="2014-11-11T15:39:00Z">
          <w:pPr>
            <w:ind w:firstLine="540"/>
          </w:pPr>
        </w:pPrChange>
      </w:pPr>
      <w:del w:id="116" w:author="Colin Tredoux" w:date="2014-11-11T13:51:00Z">
        <w:r w:rsidDel="005203F6">
          <w:delText xml:space="preserve">To test this </w:delText>
        </w:r>
      </w:del>
      <w:ins w:id="117" w:author="Tredouxhome" w:date="2014-11-04T10:15:00Z">
        <w:del w:id="118" w:author="Colin Tredoux" w:date="2014-11-11T13:51:00Z">
          <w:r w:rsidR="00FD3D5E" w:rsidDel="005203F6">
            <w:delText xml:space="preserve">the </w:delText>
          </w:r>
        </w:del>
      </w:ins>
      <w:del w:id="119" w:author="Colin Tredoux" w:date="2014-11-11T13:51:00Z">
        <w:r w:rsidDel="005203F6">
          <w:delText xml:space="preserve">model we used the SEM function in LAVAAN.  </w:delText>
        </w:r>
      </w:del>
      <w:r w:rsidR="009940FC">
        <w:t>S</w:t>
      </w:r>
      <w:r>
        <w:t xml:space="preserve">tandard measures of </w:t>
      </w:r>
      <w:del w:id="120" w:author="Colin Tredoux" w:date="2014-11-11T13:51:00Z">
        <w:r w:rsidR="009940FC" w:rsidDel="005203F6">
          <w:delText xml:space="preserve">SEM </w:delText>
        </w:r>
      </w:del>
      <w:r>
        <w:t xml:space="preserve">fit </w:t>
      </w:r>
      <w:r w:rsidR="009940FC">
        <w:t xml:space="preserve">were well within conventionally recommended levels </w:t>
      </w:r>
      <w:r>
        <w:t>(cf. Kline</w:t>
      </w:r>
      <w:r w:rsidR="009940FC">
        <w:t>, 2010;</w:t>
      </w:r>
      <w:r>
        <w:t xml:space="preserve"> RMSEA = .04</w:t>
      </w:r>
      <w:ins w:id="121" w:author="Tredouxhome" w:date="2014-11-06T09:59:00Z">
        <w:r w:rsidR="00CF7D6F">
          <w:t>5</w:t>
        </w:r>
      </w:ins>
      <w:del w:id="122" w:author="Tredouxhome" w:date="2014-11-06T09:59:00Z">
        <w:r w:rsidR="009940FC" w:rsidDel="00CF7D6F">
          <w:delText>2</w:delText>
        </w:r>
      </w:del>
      <w:r>
        <w:t xml:space="preserve"> (90% CI for RMSEA .0</w:t>
      </w:r>
      <w:r w:rsidR="00B1705C">
        <w:t>3</w:t>
      </w:r>
      <w:ins w:id="123" w:author="Tredouxhome" w:date="2014-11-06T10:00:00Z">
        <w:r w:rsidR="00CF7D6F">
          <w:t>5</w:t>
        </w:r>
      </w:ins>
      <w:del w:id="124" w:author="Tredouxhome" w:date="2014-11-06T10:00:00Z">
        <w:r w:rsidR="00B1705C" w:rsidDel="00CF7D6F">
          <w:delText>1</w:delText>
        </w:r>
      </w:del>
      <w:r w:rsidRPr="00842EE2">
        <w:t xml:space="preserve"> to .0</w:t>
      </w:r>
      <w:r>
        <w:t>5</w:t>
      </w:r>
      <w:ins w:id="125" w:author="Tredouxhome" w:date="2014-11-06T10:00:00Z">
        <w:r w:rsidR="00CF7D6F">
          <w:t>5</w:t>
        </w:r>
      </w:ins>
      <w:del w:id="126" w:author="Tredouxhome" w:date="2014-11-06T10:00:00Z">
        <w:r w:rsidR="00B1705C" w:rsidDel="00CF7D6F">
          <w:delText>1</w:delText>
        </w:r>
      </w:del>
      <w:r w:rsidRPr="00842EE2">
        <w:t>)</w:t>
      </w:r>
      <w:r>
        <w:t>, CFI = .9</w:t>
      </w:r>
      <w:r w:rsidR="00B1705C">
        <w:t>7</w:t>
      </w:r>
      <w:r>
        <w:t>, TLI= .9</w:t>
      </w:r>
      <w:r w:rsidR="00B1705C">
        <w:t>6</w:t>
      </w:r>
      <w:r>
        <w:t>, SRMR = .0</w:t>
      </w:r>
      <w:ins w:id="127" w:author="Tredouxhome" w:date="2014-11-06T10:01:00Z">
        <w:r w:rsidR="00CF7D6F">
          <w:t>6</w:t>
        </w:r>
      </w:ins>
      <w:del w:id="128" w:author="Tredouxhome" w:date="2014-11-06T10:01:00Z">
        <w:r w:rsidR="00B1705C" w:rsidDel="00CF7D6F">
          <w:delText>5</w:delText>
        </w:r>
      </w:del>
      <w:r>
        <w:t>)</w:t>
      </w:r>
      <w:r w:rsidR="00B1705C">
        <w:t xml:space="preserve">, showing good – but not perfect fit to the data (a minimum function </w:t>
      </w:r>
      <w:r w:rsidR="00B1705C">
        <w:sym w:font="Symbol" w:char="F063"/>
      </w:r>
      <w:r w:rsidR="00B1705C" w:rsidRPr="00B1705C">
        <w:rPr>
          <w:vertAlign w:val="superscript"/>
        </w:rPr>
        <w:t>2</w:t>
      </w:r>
      <w:r w:rsidR="00B1705C">
        <w:t xml:space="preserve"> test showed statistically significant deviation from perfect fit; </w:t>
      </w:r>
      <w:r w:rsidR="00B1705C" w:rsidRPr="00842EE2">
        <w:t>χ</w:t>
      </w:r>
      <w:r w:rsidR="00B1705C" w:rsidRPr="00E549D3">
        <w:rPr>
          <w:vertAlign w:val="superscript"/>
        </w:rPr>
        <w:t>2</w:t>
      </w:r>
      <w:r w:rsidR="00B1705C" w:rsidRPr="0069640D">
        <w:rPr>
          <w:vertAlign w:val="subscript"/>
        </w:rPr>
        <w:t>ML</w:t>
      </w:r>
      <w:r w:rsidR="00B1705C" w:rsidRPr="0069640D">
        <w:t>=</w:t>
      </w:r>
      <w:r w:rsidR="00B1705C">
        <w:t xml:space="preserve"> </w:t>
      </w:r>
      <w:del w:id="129" w:author="Tredouxhome" w:date="2014-11-06T10:01:00Z">
        <w:r w:rsidR="00B1705C" w:rsidDel="00CF7D6F">
          <w:delText>315.58</w:delText>
        </w:r>
      </w:del>
      <w:ins w:id="130" w:author="Tredouxhome" w:date="2014-11-06T10:01:00Z">
        <w:r w:rsidR="00CF7D6F">
          <w:t>281.3</w:t>
        </w:r>
      </w:ins>
      <w:r w:rsidR="00B1705C">
        <w:t xml:space="preserve">, df = </w:t>
      </w:r>
      <w:del w:id="131" w:author="Tredouxhome" w:date="2014-11-06T10:01:00Z">
        <w:r w:rsidR="00B1705C" w:rsidDel="00CF7D6F">
          <w:delText>215</w:delText>
        </w:r>
      </w:del>
      <w:ins w:id="132" w:author="Tredouxhome" w:date="2014-11-06T10:01:00Z">
        <w:r w:rsidR="00CF7D6F">
          <w:t>180</w:t>
        </w:r>
      </w:ins>
      <w:r w:rsidR="00B1705C">
        <w:t xml:space="preserve">). </w:t>
      </w:r>
      <w:r>
        <w:t xml:space="preserve">  Detailed parameters of the structural model are shown in Table x</w:t>
      </w:r>
      <w:r w:rsidR="00B1705C">
        <w:t xml:space="preserve">, and </w:t>
      </w:r>
      <w:ins w:id="133" w:author="Colin Tredoux" w:date="2014-11-11T15:53:00Z">
        <w:r w:rsidR="00E20432">
          <w:t>f</w:t>
        </w:r>
      </w:ins>
      <w:ins w:id="134" w:author="Tredouxhome" w:date="2014-11-04T10:16:00Z">
        <w:del w:id="135" w:author="Colin Tredoux" w:date="2014-11-11T15:53:00Z">
          <w:r w:rsidR="00FD3D5E" w:rsidDel="00E20432">
            <w:delText>F</w:delText>
          </w:r>
        </w:del>
        <w:r w:rsidR="00FD3D5E">
          <w:t>igure x shows the paths graphically</w:t>
        </w:r>
      </w:ins>
      <w:ins w:id="136" w:author="Colin Tredoux" w:date="2014-11-11T15:53:00Z">
        <w:r w:rsidR="00E20432">
          <w:t xml:space="preserve"> (and attempts to show the strength of the relationships graphically, in terms of line width)</w:t>
        </w:r>
      </w:ins>
      <w:ins w:id="137" w:author="Tredouxhome" w:date="2014-11-04T10:16:00Z">
        <w:del w:id="138" w:author="Colin Tredoux" w:date="2014-11-11T15:53:00Z">
          <w:r w:rsidR="00FD3D5E" w:rsidDel="00E20432">
            <w:delText xml:space="preserve">. </w:delText>
          </w:r>
        </w:del>
      </w:ins>
    </w:p>
    <w:p w14:paraId="34F65328" w14:textId="6484DA30" w:rsidR="00F04BF4" w:rsidRDefault="00F04BF4" w:rsidP="00E20432">
      <w:pPr>
        <w:spacing w:after="0" w:line="240" w:lineRule="auto"/>
        <w:rPr>
          <w:ins w:id="139" w:author="Colin Tredoux" w:date="2014-11-11T14:03:00Z"/>
        </w:rPr>
        <w:pPrChange w:id="140" w:author="Colin Tredoux" w:date="2014-11-11T15:53:00Z">
          <w:pPr>
            <w:ind w:firstLine="540"/>
          </w:pPr>
        </w:pPrChange>
      </w:pPr>
    </w:p>
    <w:p w14:paraId="09711857" w14:textId="365B40EF" w:rsidR="0088563A" w:rsidRPr="00347073" w:rsidRDefault="0088563A" w:rsidP="00347073">
      <w:pPr>
        <w:spacing w:line="240" w:lineRule="auto"/>
        <w:ind w:firstLine="540"/>
        <w:rPr>
          <w:ins w:id="141" w:author="Colin Tredoux" w:date="2014-10-30T13:54:00Z"/>
          <w:color w:val="000000"/>
          <w:szCs w:val="27"/>
          <w:shd w:val="clear" w:color="auto" w:fill="FFFFFF"/>
          <w:rPrChange w:id="142" w:author="Colin Tredoux" w:date="2014-11-11T15:39:00Z">
            <w:rPr>
              <w:ins w:id="143" w:author="Colin Tredoux" w:date="2014-10-30T13:54:00Z"/>
              <w:color w:val="000000"/>
              <w:sz w:val="27"/>
              <w:szCs w:val="27"/>
              <w:shd w:val="clear" w:color="auto" w:fill="FFFFFF"/>
            </w:rPr>
          </w:rPrChange>
        </w:rPr>
        <w:pPrChange w:id="144" w:author="Colin Tredoux" w:date="2014-11-11T15:39:00Z">
          <w:pPr>
            <w:ind w:firstLine="540"/>
          </w:pPr>
        </w:pPrChange>
      </w:pPr>
      <w:ins w:id="145" w:author="Colin Tredoux" w:date="2014-10-30T13:54:00Z">
        <w:del w:id="146" w:author="Tredouxhome" w:date="2014-11-06T08:51:00Z">
          <w:r w:rsidDel="00BA48D7">
            <w:delText xml:space="preserve">  </w:delText>
          </w:r>
        </w:del>
        <w:r>
          <w:t>O</w:t>
        </w:r>
        <w:r w:rsidRPr="00347073">
          <w:rPr>
            <w:rPrChange w:id="147" w:author="Colin Tredoux" w:date="2014-11-11T15:39:00Z">
              <w:rPr/>
            </w:rPrChange>
          </w:rPr>
          <w:t xml:space="preserve">f course, part of our model generation has been post-hoc in nature, and could be said to capitalize on chance.  As a check on this we </w:t>
        </w:r>
      </w:ins>
      <w:ins w:id="148" w:author="Colin Tredoux" w:date="2014-11-11T14:15:00Z">
        <w:r w:rsidR="00B05427" w:rsidRPr="00347073">
          <w:rPr>
            <w:rPrChange w:id="149" w:author="Colin Tredoux" w:date="2014-11-11T15:39:00Z">
              <w:rPr/>
            </w:rPrChange>
          </w:rPr>
          <w:t xml:space="preserve">conducted </w:t>
        </w:r>
      </w:ins>
      <w:ins w:id="150" w:author="Colin Tredoux" w:date="2014-10-30T13:54:00Z">
        <w:r w:rsidRPr="00347073">
          <w:rPr>
            <w:rPrChange w:id="151" w:author="Colin Tredoux" w:date="2014-11-11T15:39:00Z">
              <w:rPr/>
            </w:rPrChange>
          </w:rPr>
          <w:t>an internal cross-validation: we randomly split the dataset into equally sized training and testing sets</w:t>
        </w:r>
      </w:ins>
      <w:ins w:id="152" w:author="Colin Tredoux" w:date="2014-11-11T14:20:00Z">
        <w:r w:rsidR="00DB79BA" w:rsidRPr="00347073">
          <w:rPr>
            <w:rPrChange w:id="153" w:author="Colin Tredoux" w:date="2014-11-11T15:39:00Z">
              <w:rPr/>
            </w:rPrChange>
          </w:rPr>
          <w:t xml:space="preserve"> 100 times</w:t>
        </w:r>
      </w:ins>
      <w:ins w:id="154" w:author="Colin Tredoux" w:date="2014-10-30T13:54:00Z">
        <w:r w:rsidRPr="00347073">
          <w:rPr>
            <w:rPrChange w:id="155" w:author="Colin Tredoux" w:date="2014-11-11T15:39:00Z">
              <w:rPr/>
            </w:rPrChange>
          </w:rPr>
          <w:t>, and re-ran the SEM on each set</w:t>
        </w:r>
      </w:ins>
      <w:ins w:id="156" w:author="Colin Tredoux" w:date="2014-11-11T14:20:00Z">
        <w:r w:rsidR="00DB79BA" w:rsidRPr="00347073">
          <w:rPr>
            <w:rPrChange w:id="157" w:author="Colin Tredoux" w:date="2014-11-11T15:39:00Z">
              <w:rPr/>
            </w:rPrChange>
          </w:rPr>
          <w:t>, within each iteration</w:t>
        </w:r>
      </w:ins>
      <w:ins w:id="158" w:author="Colin Tredoux" w:date="2014-10-30T13:54:00Z">
        <w:r w:rsidRPr="00347073">
          <w:rPr>
            <w:rPrChange w:id="159" w:author="Colin Tredoux" w:date="2014-11-11T15:39:00Z">
              <w:rPr/>
            </w:rPrChange>
          </w:rPr>
          <w:t xml:space="preserve">.  We </w:t>
        </w:r>
      </w:ins>
      <w:ins w:id="160" w:author="Colin Tredoux" w:date="2014-11-11T14:21:00Z">
        <w:r w:rsidR="00DB79BA" w:rsidRPr="00347073">
          <w:rPr>
            <w:rPrChange w:id="161" w:author="Colin Tredoux" w:date="2014-11-11T15:39:00Z">
              <w:rPr/>
            </w:rPrChange>
          </w:rPr>
          <w:t xml:space="preserve">averaged differences in the </w:t>
        </w:r>
      </w:ins>
      <w:ins w:id="162" w:author="Colin Tredoux" w:date="2014-10-30T13:54:00Z">
        <w:r w:rsidRPr="00347073">
          <w:rPr>
            <w:color w:val="000000"/>
            <w:szCs w:val="27"/>
            <w:shd w:val="clear" w:color="auto" w:fill="FFFFFF"/>
            <w:rPrChange w:id="163" w:author="Colin Tredoux" w:date="2014-11-11T15:39:00Z">
              <w:rPr>
                <w:color w:val="000000"/>
                <w:sz w:val="27"/>
                <w:szCs w:val="27"/>
                <w:shd w:val="clear" w:color="auto" w:fill="FFFFFF"/>
              </w:rPr>
            </w:rPrChange>
          </w:rPr>
          <w:t>fit statistics</w:t>
        </w:r>
      </w:ins>
      <w:ins w:id="164" w:author="Colin Tredoux" w:date="2014-11-11T14:22:00Z">
        <w:r w:rsidR="00DB79BA" w:rsidRPr="00347073">
          <w:rPr>
            <w:color w:val="000000"/>
            <w:szCs w:val="27"/>
            <w:shd w:val="clear" w:color="auto" w:fill="FFFFFF"/>
            <w:rPrChange w:id="165" w:author="Colin Tredoux" w:date="2014-11-11T15:39:00Z">
              <w:rPr>
                <w:color w:val="000000"/>
                <w:sz w:val="23"/>
                <w:szCs w:val="27"/>
                <w:shd w:val="clear" w:color="auto" w:fill="FFFFFF"/>
              </w:rPr>
            </w:rPrChange>
          </w:rPr>
          <w:t xml:space="preserve"> over the 100 trials</w:t>
        </w:r>
      </w:ins>
      <w:ins w:id="166" w:author="Colin Tredoux" w:date="2014-11-11T14:21:00Z">
        <w:r w:rsidR="00DB79BA" w:rsidRPr="00347073">
          <w:rPr>
            <w:rPrChange w:id="167" w:author="Colin Tredoux" w:date="2014-11-11T15:39:00Z">
              <w:rPr>
                <w:color w:val="000000"/>
                <w:sz w:val="27"/>
                <w:szCs w:val="27"/>
                <w:shd w:val="clear" w:color="auto" w:fill="FFFFFF"/>
              </w:rPr>
            </w:rPrChange>
          </w:rPr>
          <w:t>,</w:t>
        </w:r>
        <w:r w:rsidR="00DB79BA" w:rsidRPr="00347073">
          <w:rPr>
            <w:color w:val="000000"/>
            <w:szCs w:val="27"/>
            <w:shd w:val="clear" w:color="auto" w:fill="FFFFFF"/>
            <w:rPrChange w:id="168" w:author="Colin Tredoux" w:date="2014-11-11T15:39:00Z">
              <w:rPr>
                <w:color w:val="000000"/>
                <w:sz w:val="27"/>
                <w:szCs w:val="27"/>
                <w:shd w:val="clear" w:color="auto" w:fill="FFFFFF"/>
              </w:rPr>
            </w:rPrChange>
          </w:rPr>
          <w:t xml:space="preserve"> </w:t>
        </w:r>
        <w:r w:rsidR="00DB79BA" w:rsidRPr="00347073">
          <w:rPr>
            <w:rPrChange w:id="169" w:author="Colin Tredoux" w:date="2014-11-11T15:39:00Z">
              <w:rPr>
                <w:color w:val="000000"/>
                <w:sz w:val="27"/>
                <w:szCs w:val="27"/>
                <w:shd w:val="clear" w:color="auto" w:fill="FFFFFF"/>
              </w:rPr>
            </w:rPrChange>
          </w:rPr>
          <w:t>and computed 90% confidence intervals</w:t>
        </w:r>
      </w:ins>
      <w:ins w:id="170" w:author="Colin Tredoux" w:date="2014-11-11T14:31:00Z">
        <w:r w:rsidR="000146E6" w:rsidRPr="00347073">
          <w:rPr>
            <w:rPrChange w:id="171" w:author="Colin Tredoux" w:date="2014-11-11T15:39:00Z">
              <w:rPr/>
            </w:rPrChange>
          </w:rPr>
          <w:t xml:space="preserve"> for the individual fit statistics</w:t>
        </w:r>
      </w:ins>
      <w:ins w:id="172" w:author="Colin Tredoux" w:date="2014-10-30T13:54:00Z">
        <w:r w:rsidR="000146E6" w:rsidRPr="00347073">
          <w:rPr>
            <w:color w:val="000000"/>
            <w:szCs w:val="27"/>
            <w:shd w:val="clear" w:color="auto" w:fill="FFFFFF"/>
            <w:rPrChange w:id="173" w:author="Colin Tredoux" w:date="2014-11-11T15:39:00Z">
              <w:rPr>
                <w:color w:val="000000"/>
                <w:sz w:val="27"/>
                <w:szCs w:val="27"/>
                <w:shd w:val="clear" w:color="auto" w:fill="FFFFFF"/>
              </w:rPr>
            </w:rPrChange>
          </w:rPr>
          <w:t xml:space="preserve">. The </w:t>
        </w:r>
      </w:ins>
      <w:ins w:id="174" w:author="Colin Tredoux" w:date="2014-11-11T14:28:00Z">
        <w:r w:rsidR="000146E6" w:rsidRPr="00347073">
          <w:rPr>
            <w:color w:val="000000"/>
            <w:szCs w:val="27"/>
            <w:shd w:val="clear" w:color="auto" w:fill="FFFFFF"/>
            <w:rPrChange w:id="175" w:author="Colin Tredoux" w:date="2014-11-11T15:39:00Z">
              <w:rPr>
                <w:color w:val="000000"/>
                <w:sz w:val="27"/>
                <w:szCs w:val="27"/>
                <w:shd w:val="clear" w:color="auto" w:fill="FFFFFF"/>
              </w:rPr>
            </w:rPrChange>
          </w:rPr>
          <w:t xml:space="preserve">absolute </w:t>
        </w:r>
      </w:ins>
      <w:ins w:id="176" w:author="Colin Tredoux" w:date="2014-11-11T14:27:00Z">
        <w:r w:rsidR="000146E6" w:rsidRPr="00347073">
          <w:rPr>
            <w:color w:val="000000"/>
            <w:szCs w:val="27"/>
            <w:shd w:val="clear" w:color="auto" w:fill="FFFFFF"/>
            <w:rPrChange w:id="177" w:author="Colin Tredoux" w:date="2014-11-11T15:39:00Z">
              <w:rPr>
                <w:color w:val="000000"/>
                <w:sz w:val="27"/>
                <w:szCs w:val="27"/>
                <w:shd w:val="clear" w:color="auto" w:fill="FFFFFF"/>
              </w:rPr>
            </w:rPrChange>
          </w:rPr>
          <w:t xml:space="preserve">mean </w:t>
        </w:r>
      </w:ins>
      <w:ins w:id="178" w:author="Colin Tredoux" w:date="2014-10-30T13:54:00Z">
        <w:r w:rsidR="000146E6" w:rsidRPr="00347073">
          <w:rPr>
            <w:color w:val="000000"/>
            <w:szCs w:val="27"/>
            <w:shd w:val="clear" w:color="auto" w:fill="FFFFFF"/>
            <w:rPrChange w:id="179" w:author="Colin Tredoux" w:date="2014-11-11T15:39:00Z">
              <w:rPr>
                <w:color w:val="000000"/>
                <w:sz w:val="27"/>
                <w:szCs w:val="27"/>
                <w:shd w:val="clear" w:color="auto" w:fill="FFFFFF"/>
              </w:rPr>
            </w:rPrChange>
          </w:rPr>
          <w:t>difference</w:t>
        </w:r>
      </w:ins>
      <w:ins w:id="180" w:author="Colin Tredoux" w:date="2014-11-11T14:27:00Z">
        <w:r w:rsidR="000146E6" w:rsidRPr="00347073">
          <w:rPr>
            <w:color w:val="000000"/>
            <w:szCs w:val="27"/>
            <w:shd w:val="clear" w:color="auto" w:fill="FFFFFF"/>
            <w:rPrChange w:id="181" w:author="Colin Tredoux" w:date="2014-11-11T15:39:00Z">
              <w:rPr>
                <w:color w:val="000000"/>
                <w:sz w:val="27"/>
                <w:szCs w:val="27"/>
                <w:shd w:val="clear" w:color="auto" w:fill="FFFFFF"/>
              </w:rPr>
            </w:rPrChange>
          </w:rPr>
          <w:t xml:space="preserve"> for each of the fit statistics within iterations was smaller than </w:t>
        </w:r>
      </w:ins>
      <w:ins w:id="182" w:author="Colin Tredoux" w:date="2014-11-11T14:28:00Z">
        <w:r w:rsidR="000146E6" w:rsidRPr="00347073">
          <w:rPr>
            <w:color w:val="000000"/>
            <w:szCs w:val="27"/>
            <w:shd w:val="clear" w:color="auto" w:fill="FFFFFF"/>
            <w:rPrChange w:id="183" w:author="Colin Tredoux" w:date="2014-11-11T15:39:00Z">
              <w:rPr>
                <w:color w:val="000000"/>
                <w:sz w:val="27"/>
                <w:szCs w:val="27"/>
                <w:shd w:val="clear" w:color="auto" w:fill="FFFFFF"/>
              </w:rPr>
            </w:rPrChange>
          </w:rPr>
          <w:t>|</w:t>
        </w:r>
      </w:ins>
      <w:ins w:id="184" w:author="Colin Tredoux" w:date="2014-11-11T14:27:00Z">
        <w:r w:rsidR="000146E6" w:rsidRPr="00347073">
          <w:rPr>
            <w:color w:val="000000"/>
            <w:szCs w:val="27"/>
            <w:shd w:val="clear" w:color="auto" w:fill="FFFFFF"/>
            <w:rPrChange w:id="185" w:author="Colin Tredoux" w:date="2014-11-11T15:39:00Z">
              <w:rPr>
                <w:color w:val="000000"/>
                <w:sz w:val="27"/>
                <w:szCs w:val="27"/>
                <w:shd w:val="clear" w:color="auto" w:fill="FFFFFF"/>
              </w:rPr>
            </w:rPrChange>
          </w:rPr>
          <w:t>.00</w:t>
        </w:r>
      </w:ins>
      <w:ins w:id="186" w:author="Colin Tredoux" w:date="2014-11-11T14:29:00Z">
        <w:r w:rsidR="000146E6" w:rsidRPr="00347073">
          <w:rPr>
            <w:color w:val="000000"/>
            <w:szCs w:val="27"/>
            <w:shd w:val="clear" w:color="auto" w:fill="FFFFFF"/>
            <w:rPrChange w:id="187" w:author="Colin Tredoux" w:date="2014-11-11T15:39:00Z">
              <w:rPr>
                <w:color w:val="000000"/>
                <w:sz w:val="27"/>
                <w:szCs w:val="27"/>
                <w:shd w:val="clear" w:color="auto" w:fill="FFFFFF"/>
              </w:rPr>
            </w:rPrChange>
          </w:rPr>
          <w:t>2|</w:t>
        </w:r>
      </w:ins>
      <w:ins w:id="188" w:author="Colin Tredoux" w:date="2014-11-11T14:31:00Z">
        <w:r w:rsidR="000146E6" w:rsidRPr="00347073">
          <w:rPr>
            <w:color w:val="000000"/>
            <w:szCs w:val="27"/>
            <w:shd w:val="clear" w:color="auto" w:fill="FFFFFF"/>
            <w:rPrChange w:id="189" w:author="Colin Tredoux" w:date="2014-11-11T15:39:00Z">
              <w:rPr>
                <w:color w:val="000000"/>
                <w:sz w:val="27"/>
                <w:szCs w:val="27"/>
                <w:shd w:val="clear" w:color="auto" w:fill="FFFFFF"/>
              </w:rPr>
            </w:rPrChange>
          </w:rPr>
          <w:t>, showing good agreement between models fit on random splits of the data</w:t>
        </w:r>
      </w:ins>
      <w:ins w:id="190" w:author="Colin Tredoux" w:date="2014-11-11T14:32:00Z">
        <w:r w:rsidR="000146E6" w:rsidRPr="00347073">
          <w:rPr>
            <w:color w:val="000000"/>
            <w:szCs w:val="27"/>
            <w:shd w:val="clear" w:color="auto" w:fill="FFFFFF"/>
            <w:rPrChange w:id="191" w:author="Colin Tredoux" w:date="2014-11-11T15:39:00Z">
              <w:rPr>
                <w:color w:val="000000"/>
                <w:sz w:val="27"/>
                <w:szCs w:val="27"/>
                <w:shd w:val="clear" w:color="auto" w:fill="FFFFFF"/>
              </w:rPr>
            </w:rPrChange>
          </w:rPr>
          <w:t xml:space="preserve">.  In addition, cutpoints defining 90% confidence intervals were never higher than the </w:t>
        </w:r>
      </w:ins>
      <w:ins w:id="192" w:author="Colin Tredoux" w:date="2014-11-11T14:33:00Z">
        <w:r w:rsidR="00B75297" w:rsidRPr="00347073">
          <w:rPr>
            <w:color w:val="000000"/>
            <w:szCs w:val="27"/>
            <w:shd w:val="clear" w:color="auto" w:fill="FFFFFF"/>
            <w:rPrChange w:id="193" w:author="Colin Tredoux" w:date="2014-11-11T15:39:00Z">
              <w:rPr>
                <w:color w:val="000000"/>
                <w:sz w:val="27"/>
                <w:szCs w:val="27"/>
                <w:shd w:val="clear" w:color="auto" w:fill="FFFFFF"/>
              </w:rPr>
            </w:rPrChange>
          </w:rPr>
          <w:t xml:space="preserve">conventional </w:t>
        </w:r>
      </w:ins>
      <w:ins w:id="194" w:author="Colin Tredoux" w:date="2014-11-11T14:32:00Z">
        <w:r w:rsidR="000146E6" w:rsidRPr="00347073">
          <w:rPr>
            <w:color w:val="000000"/>
            <w:szCs w:val="27"/>
            <w:shd w:val="clear" w:color="auto" w:fill="FFFFFF"/>
            <w:rPrChange w:id="195" w:author="Colin Tredoux" w:date="2014-11-11T15:39:00Z">
              <w:rPr>
                <w:color w:val="000000"/>
                <w:sz w:val="27"/>
                <w:szCs w:val="27"/>
                <w:shd w:val="clear" w:color="auto" w:fill="FFFFFF"/>
              </w:rPr>
            </w:rPrChange>
          </w:rPr>
          <w:t xml:space="preserve">limits of </w:t>
        </w:r>
        <w:r w:rsidR="00B75297" w:rsidRPr="00347073">
          <w:rPr>
            <w:color w:val="000000"/>
            <w:szCs w:val="27"/>
            <w:shd w:val="clear" w:color="auto" w:fill="FFFFFF"/>
            <w:rPrChange w:id="196" w:author="Colin Tredoux" w:date="2014-11-11T15:39:00Z">
              <w:rPr>
                <w:color w:val="000000"/>
                <w:sz w:val="27"/>
                <w:szCs w:val="27"/>
                <w:shd w:val="clear" w:color="auto" w:fill="FFFFFF"/>
              </w:rPr>
            </w:rPrChange>
          </w:rPr>
          <w:t>good fit</w:t>
        </w:r>
      </w:ins>
      <w:ins w:id="197" w:author="Colin Tredoux" w:date="2014-11-11T14:33:00Z">
        <w:r w:rsidR="00B75297" w:rsidRPr="00347073">
          <w:rPr>
            <w:color w:val="000000"/>
            <w:szCs w:val="27"/>
            <w:shd w:val="clear" w:color="auto" w:fill="FFFFFF"/>
            <w:rPrChange w:id="198" w:author="Colin Tredoux" w:date="2014-11-11T15:39:00Z">
              <w:rPr>
                <w:color w:val="000000"/>
                <w:sz w:val="27"/>
                <w:szCs w:val="27"/>
                <w:shd w:val="clear" w:color="auto" w:fill="FFFFFF"/>
              </w:rPr>
            </w:rPrChange>
          </w:rPr>
          <w:t xml:space="preserve"> suggested in Kline (2010).</w:t>
        </w:r>
      </w:ins>
      <w:ins w:id="199" w:author="Colin Tredoux" w:date="2014-10-30T13:54:00Z">
        <w:r w:rsidRPr="00347073">
          <w:rPr>
            <w:color w:val="000000"/>
            <w:szCs w:val="27"/>
            <w:shd w:val="clear" w:color="auto" w:fill="FFFFFF"/>
            <w:rPrChange w:id="200" w:author="Colin Tredoux" w:date="2014-11-11T15:39:00Z">
              <w:rPr>
                <w:color w:val="000000"/>
                <w:sz w:val="27"/>
                <w:szCs w:val="27"/>
                <w:shd w:val="clear" w:color="auto" w:fill="FFFFFF"/>
              </w:rPr>
            </w:rPrChange>
          </w:rPr>
          <w:t xml:space="preserve"> Of course, a more complete check on the validity of </w:t>
        </w:r>
      </w:ins>
      <w:ins w:id="201" w:author="Colin Tredoux" w:date="2014-11-11T14:33:00Z">
        <w:r w:rsidR="00B75297" w:rsidRPr="00347073">
          <w:rPr>
            <w:color w:val="000000"/>
            <w:szCs w:val="27"/>
            <w:shd w:val="clear" w:color="auto" w:fill="FFFFFF"/>
            <w:rPrChange w:id="202" w:author="Colin Tredoux" w:date="2014-11-11T15:39:00Z">
              <w:rPr>
                <w:color w:val="000000"/>
                <w:sz w:val="27"/>
                <w:szCs w:val="27"/>
                <w:shd w:val="clear" w:color="auto" w:fill="FFFFFF"/>
              </w:rPr>
            </w:rPrChange>
          </w:rPr>
          <w:t xml:space="preserve">our </w:t>
        </w:r>
      </w:ins>
      <w:ins w:id="203" w:author="Colin Tredoux" w:date="2014-10-30T13:54:00Z">
        <w:r w:rsidRPr="00347073">
          <w:rPr>
            <w:color w:val="000000"/>
            <w:szCs w:val="27"/>
            <w:shd w:val="clear" w:color="auto" w:fill="FFFFFF"/>
            <w:rPrChange w:id="204" w:author="Colin Tredoux" w:date="2014-11-11T15:39:00Z">
              <w:rPr>
                <w:color w:val="000000"/>
                <w:sz w:val="27"/>
                <w:szCs w:val="27"/>
                <w:shd w:val="clear" w:color="auto" w:fill="FFFFFF"/>
              </w:rPr>
            </w:rPrChange>
          </w:rPr>
          <w:t xml:space="preserve">model would be to replicate </w:t>
        </w:r>
      </w:ins>
      <w:ins w:id="205" w:author="Colin Tredoux" w:date="2014-11-11T14:33:00Z">
        <w:r w:rsidR="00B75297" w:rsidRPr="00347073">
          <w:rPr>
            <w:color w:val="000000"/>
            <w:szCs w:val="27"/>
            <w:shd w:val="clear" w:color="auto" w:fill="FFFFFF"/>
            <w:rPrChange w:id="206" w:author="Colin Tredoux" w:date="2014-11-11T15:39:00Z">
              <w:rPr>
                <w:color w:val="000000"/>
                <w:sz w:val="27"/>
                <w:szCs w:val="27"/>
                <w:shd w:val="clear" w:color="auto" w:fill="FFFFFF"/>
              </w:rPr>
            </w:rPrChange>
          </w:rPr>
          <w:t xml:space="preserve">it </w:t>
        </w:r>
      </w:ins>
      <w:ins w:id="207" w:author="Colin Tredoux" w:date="2014-10-30T13:54:00Z">
        <w:r w:rsidRPr="00347073">
          <w:rPr>
            <w:color w:val="000000"/>
            <w:szCs w:val="27"/>
            <w:shd w:val="clear" w:color="auto" w:fill="FFFFFF"/>
            <w:rPrChange w:id="208" w:author="Colin Tredoux" w:date="2014-11-11T15:39:00Z">
              <w:rPr>
                <w:color w:val="000000"/>
                <w:sz w:val="27"/>
                <w:szCs w:val="27"/>
                <w:shd w:val="clear" w:color="auto" w:fill="FFFFFF"/>
              </w:rPr>
            </w:rPrChange>
          </w:rPr>
          <w:t xml:space="preserve">with a different sample, but this is beyond our means at present.  </w:t>
        </w:r>
      </w:ins>
    </w:p>
    <w:p w14:paraId="52BF6618" w14:textId="7AA829F0" w:rsidR="0088563A" w:rsidRPr="00347073" w:rsidRDefault="0088563A" w:rsidP="00347073">
      <w:pPr>
        <w:spacing w:line="240" w:lineRule="auto"/>
        <w:ind w:firstLine="540"/>
        <w:rPr>
          <w:ins w:id="209" w:author="Colin Tredoux" w:date="2014-10-30T13:54:00Z"/>
          <w:rPrChange w:id="210" w:author="Colin Tredoux" w:date="2014-11-11T15:39:00Z">
            <w:rPr>
              <w:ins w:id="211" w:author="Colin Tredoux" w:date="2014-10-30T13:54:00Z"/>
              <w:sz w:val="26"/>
            </w:rPr>
          </w:rPrChange>
        </w:rPr>
        <w:pPrChange w:id="212" w:author="Colin Tredoux" w:date="2014-11-11T15:39:00Z">
          <w:pPr>
            <w:ind w:firstLine="540"/>
          </w:pPr>
        </w:pPrChange>
      </w:pPr>
      <w:ins w:id="213" w:author="Colin Tredoux" w:date="2014-10-30T13:54:00Z">
        <w:r w:rsidRPr="00347073">
          <w:rPr>
            <w:rPrChange w:id="214" w:author="Colin Tredoux" w:date="2014-11-11T15:39:00Z">
              <w:rPr>
                <w:sz w:val="26"/>
              </w:rPr>
            </w:rPrChange>
          </w:rPr>
          <w:lastRenderedPageBreak/>
          <w:t>Fit statistics for structural equation models are not always sufficiently diagnostic (Kline, 2010), and so we examined standardized residuals and modification indic</w:t>
        </w:r>
        <w:r w:rsidR="009B046B" w:rsidRPr="00347073">
          <w:rPr>
            <w:rPrChange w:id="215" w:author="Colin Tredoux" w:date="2014-11-11T15:39:00Z">
              <w:rPr>
                <w:sz w:val="26"/>
              </w:rPr>
            </w:rPrChange>
          </w:rPr>
          <w:t xml:space="preserve">es </w:t>
        </w:r>
      </w:ins>
      <w:ins w:id="216" w:author="Colin Tredoux" w:date="2014-11-11T15:42:00Z">
        <w:r w:rsidR="00133F84">
          <w:t>too</w:t>
        </w:r>
      </w:ins>
      <w:ins w:id="217" w:author="Colin Tredoux" w:date="2014-10-30T13:54:00Z">
        <w:r w:rsidR="009B046B" w:rsidRPr="00347073">
          <w:rPr>
            <w:rPrChange w:id="218" w:author="Colin Tredoux" w:date="2014-11-11T15:39:00Z">
              <w:rPr>
                <w:sz w:val="26"/>
              </w:rPr>
            </w:rPrChange>
          </w:rPr>
          <w:t>.  Approximately 10</w:t>
        </w:r>
        <w:r w:rsidRPr="00347073">
          <w:rPr>
            <w:rPrChange w:id="219" w:author="Colin Tredoux" w:date="2014-11-11T15:39:00Z">
              <w:rPr>
                <w:sz w:val="26"/>
              </w:rPr>
            </w:rPrChange>
          </w:rPr>
          <w:t xml:space="preserve">% of the residuals were larger than notional 95% cut points on a cumulative normal distribution, and </w:t>
        </w:r>
      </w:ins>
      <w:ins w:id="220" w:author="Colin Tredoux" w:date="2014-11-11T15:01:00Z">
        <w:r w:rsidR="009B046B" w:rsidRPr="00347073">
          <w:rPr>
            <w:rPrChange w:id="221" w:author="Colin Tredoux" w:date="2014-11-11T15:39:00Z">
              <w:rPr>
                <w:sz w:val="26"/>
              </w:rPr>
            </w:rPrChange>
          </w:rPr>
          <w:t>four</w:t>
        </w:r>
      </w:ins>
      <w:ins w:id="222" w:author="Colin Tredoux" w:date="2014-10-30T13:54:00Z">
        <w:r w:rsidRPr="00347073">
          <w:rPr>
            <w:rPrChange w:id="223" w:author="Colin Tredoux" w:date="2014-11-11T15:39:00Z">
              <w:rPr>
                <w:sz w:val="26"/>
              </w:rPr>
            </w:rPrChange>
          </w:rPr>
          <w:t xml:space="preserve"> fell outside Bonferroni corrected cut points.  </w:t>
        </w:r>
      </w:ins>
      <w:ins w:id="224" w:author="Colin Tredoux" w:date="2014-11-11T14:49:00Z">
        <w:r w:rsidR="00B3316B" w:rsidRPr="00347073">
          <w:rPr>
            <w:rPrChange w:id="225" w:author="Colin Tredoux" w:date="2014-11-11T15:39:00Z">
              <w:rPr>
                <w:sz w:val="26"/>
              </w:rPr>
            </w:rPrChange>
          </w:rPr>
          <w:t>Four (of 434)</w:t>
        </w:r>
      </w:ins>
      <w:ins w:id="226" w:author="Colin Tredoux" w:date="2014-10-30T13:54:00Z">
        <w:r w:rsidR="00B3316B" w:rsidRPr="00347073">
          <w:rPr>
            <w:rPrChange w:id="227" w:author="Colin Tredoux" w:date="2014-11-11T15:39:00Z">
              <w:rPr>
                <w:sz w:val="26"/>
              </w:rPr>
            </w:rPrChange>
          </w:rPr>
          <w:t xml:space="preserve"> modification indices </w:t>
        </w:r>
      </w:ins>
      <w:ins w:id="228" w:author="Colin Tredoux" w:date="2014-11-11T14:49:00Z">
        <w:r w:rsidR="00B3316B" w:rsidRPr="00347073">
          <w:rPr>
            <w:rPrChange w:id="229" w:author="Colin Tredoux" w:date="2014-11-11T15:39:00Z">
              <w:rPr>
                <w:sz w:val="26"/>
              </w:rPr>
            </w:rPrChange>
          </w:rPr>
          <w:t>were</w:t>
        </w:r>
      </w:ins>
      <w:ins w:id="230" w:author="Colin Tredoux" w:date="2014-10-30T13:54:00Z">
        <w:r w:rsidRPr="00347073">
          <w:rPr>
            <w:rPrChange w:id="231" w:author="Colin Tredoux" w:date="2014-11-11T15:39:00Z">
              <w:rPr>
                <w:sz w:val="26"/>
              </w:rPr>
            </w:rPrChange>
          </w:rPr>
          <w:t xml:space="preserve"> larger than 10, the notional cut-off in the MPlus modelling program (Muthén &amp; Muthén, 2011</w:t>
        </w:r>
        <w:r w:rsidRPr="00347073">
          <w:rPr>
            <w:color w:val="000000"/>
            <w:szCs w:val="20"/>
            <w:shd w:val="clear" w:color="auto" w:fill="FFFFFF"/>
            <w:rPrChange w:id="232" w:author="Colin Tredoux" w:date="2014-11-11T15:39:00Z">
              <w:rPr>
                <w:rFonts w:ascii="Verdana" w:hAnsi="Verdana"/>
                <w:color w:val="000000"/>
                <w:sz w:val="20"/>
                <w:szCs w:val="20"/>
                <w:shd w:val="clear" w:color="auto" w:fill="FFFFFF"/>
              </w:rPr>
            </w:rPrChange>
          </w:rPr>
          <w:t>)</w:t>
        </w:r>
        <w:r w:rsidR="00B3316B" w:rsidRPr="00347073">
          <w:rPr>
            <w:rPrChange w:id="233" w:author="Colin Tredoux" w:date="2014-11-11T15:39:00Z">
              <w:rPr>
                <w:sz w:val="26"/>
              </w:rPr>
            </w:rPrChange>
          </w:rPr>
          <w:t xml:space="preserve">, and none higher than </w:t>
        </w:r>
      </w:ins>
      <w:ins w:id="234" w:author="Colin Tredoux" w:date="2014-11-11T14:49:00Z">
        <w:r w:rsidR="00B3316B" w:rsidRPr="00347073">
          <w:rPr>
            <w:rPrChange w:id="235" w:author="Colin Tredoux" w:date="2014-11-11T15:39:00Z">
              <w:rPr>
                <w:sz w:val="26"/>
              </w:rPr>
            </w:rPrChange>
          </w:rPr>
          <w:t xml:space="preserve">14.  </w:t>
        </w:r>
      </w:ins>
      <w:ins w:id="236" w:author="Colin Tredoux" w:date="2014-11-11T15:04:00Z">
        <w:r w:rsidR="0092280C" w:rsidRPr="00347073">
          <w:rPr>
            <w:rPrChange w:id="237" w:author="Colin Tredoux" w:date="2014-11-11T15:39:00Z">
              <w:rPr>
                <w:sz w:val="26"/>
              </w:rPr>
            </w:rPrChange>
          </w:rPr>
          <w:t>Examination of the few high residuals and modification indices suggested correlated error variances of items across scales</w:t>
        </w:r>
      </w:ins>
      <w:ins w:id="238" w:author="Colin Tredoux" w:date="2014-11-11T15:06:00Z">
        <w:r w:rsidR="0092280C" w:rsidRPr="00347073">
          <w:rPr>
            <w:rPrChange w:id="239" w:author="Colin Tredoux" w:date="2014-11-11T15:39:00Z">
              <w:rPr>
                <w:sz w:val="26"/>
              </w:rPr>
            </w:rPrChange>
          </w:rPr>
          <w:t>, and the need perhaps for further refinement</w:t>
        </w:r>
      </w:ins>
      <w:ins w:id="240" w:author="Colin Tredoux" w:date="2014-11-11T15:21:00Z">
        <w:r w:rsidR="001572BB" w:rsidRPr="00347073">
          <w:rPr>
            <w:rPrChange w:id="241" w:author="Colin Tredoux" w:date="2014-11-11T15:39:00Z">
              <w:rPr>
                <w:sz w:val="26"/>
              </w:rPr>
            </w:rPrChange>
          </w:rPr>
          <w:t xml:space="preserve"> of the scales or measurement model</w:t>
        </w:r>
      </w:ins>
      <w:ins w:id="242" w:author="Colin Tredoux" w:date="2014-11-11T15:06:00Z">
        <w:r w:rsidR="0092280C" w:rsidRPr="00347073">
          <w:rPr>
            <w:rPrChange w:id="243" w:author="Colin Tredoux" w:date="2014-11-11T15:39:00Z">
              <w:rPr>
                <w:sz w:val="26"/>
              </w:rPr>
            </w:rPrChange>
          </w:rPr>
          <w:t>, which we did not attempt here.</w:t>
        </w:r>
      </w:ins>
      <w:ins w:id="244" w:author="Colin Tredoux" w:date="2014-11-11T15:43:00Z">
        <w:r w:rsidR="00133F84">
          <w:t xml:space="preserve">  </w:t>
        </w:r>
      </w:ins>
    </w:p>
    <w:p w14:paraId="13BC922B" w14:textId="55F99174" w:rsidR="0088563A" w:rsidRPr="00347073" w:rsidRDefault="0088563A" w:rsidP="00133F84">
      <w:pPr>
        <w:spacing w:after="0" w:line="240" w:lineRule="auto"/>
        <w:ind w:firstLine="540"/>
        <w:rPr>
          <w:ins w:id="245" w:author="Colin Tredoux" w:date="2014-10-30T13:54:00Z"/>
          <w:rPrChange w:id="246" w:author="Colin Tredoux" w:date="2014-11-11T15:39:00Z">
            <w:rPr>
              <w:ins w:id="247" w:author="Colin Tredoux" w:date="2014-10-30T13:54:00Z"/>
              <w:sz w:val="26"/>
            </w:rPr>
          </w:rPrChange>
        </w:rPr>
        <w:pPrChange w:id="248" w:author="Colin Tredoux" w:date="2014-11-11T15:46:00Z">
          <w:pPr>
            <w:ind w:firstLine="540"/>
          </w:pPr>
        </w:pPrChange>
      </w:pPr>
      <w:ins w:id="249" w:author="Colin Tredoux" w:date="2014-10-30T13:54:00Z">
        <w:r w:rsidRPr="00347073">
          <w:rPr>
            <w:rPrChange w:id="250" w:author="Colin Tredoux" w:date="2014-11-11T15:39:00Z">
              <w:rPr>
                <w:sz w:val="26"/>
              </w:rPr>
            </w:rPrChange>
          </w:rPr>
          <w:t xml:space="preserve">To further clarify these results we outline the strength and direction of the paths </w:t>
        </w:r>
        <w:r w:rsidR="0092280C" w:rsidRPr="00347073">
          <w:rPr>
            <w:rPrChange w:id="251" w:author="Colin Tredoux" w:date="2014-11-11T15:39:00Z">
              <w:rPr>
                <w:sz w:val="26"/>
              </w:rPr>
            </w:rPrChange>
          </w:rPr>
          <w:t xml:space="preserve">included in </w:t>
        </w:r>
      </w:ins>
      <w:ins w:id="252" w:author="Colin Tredoux" w:date="2014-11-11T15:44:00Z">
        <w:r w:rsidR="00133F84">
          <w:t xml:space="preserve">the </w:t>
        </w:r>
      </w:ins>
      <w:ins w:id="253" w:author="Colin Tredoux" w:date="2014-10-30T13:54:00Z">
        <w:r w:rsidR="0092280C" w:rsidRPr="00347073">
          <w:rPr>
            <w:rPrChange w:id="254" w:author="Colin Tredoux" w:date="2014-11-11T15:39:00Z">
              <w:rPr>
                <w:sz w:val="26"/>
              </w:rPr>
            </w:rPrChange>
          </w:rPr>
          <w:t>model (see Table x</w:t>
        </w:r>
        <w:r w:rsidRPr="00347073">
          <w:rPr>
            <w:rPrChange w:id="255" w:author="Colin Tredoux" w:date="2014-11-11T15:39:00Z">
              <w:rPr>
                <w:sz w:val="26"/>
              </w:rPr>
            </w:rPrChange>
          </w:rPr>
          <w:t xml:space="preserve"> for a full comparative summary of fit statistics and coefficients).</w:t>
        </w:r>
      </w:ins>
    </w:p>
    <w:p w14:paraId="1601DDE2" w14:textId="624E0381" w:rsidR="0092280C" w:rsidRPr="00347073" w:rsidRDefault="0092280C" w:rsidP="00133F84">
      <w:pPr>
        <w:spacing w:after="0" w:line="240" w:lineRule="auto"/>
        <w:rPr>
          <w:ins w:id="256" w:author="Colin Tredoux" w:date="2014-11-11T15:07:00Z"/>
          <w:rPrChange w:id="257" w:author="Colin Tredoux" w:date="2014-11-11T15:39:00Z">
            <w:rPr>
              <w:ins w:id="258" w:author="Colin Tredoux" w:date="2014-11-11T15:07:00Z"/>
              <w:sz w:val="26"/>
            </w:rPr>
          </w:rPrChange>
        </w:rPr>
        <w:pPrChange w:id="259" w:author="Colin Tredoux" w:date="2014-11-11T15:46:00Z">
          <w:pPr/>
        </w:pPrChange>
      </w:pPr>
      <w:ins w:id="260" w:author="Colin Tredoux" w:date="2014-11-11T15:07:00Z">
        <w:r w:rsidRPr="00347073">
          <w:rPr>
            <w:rPrChange w:id="261" w:author="Colin Tredoux" w:date="2014-11-11T15:39:00Z">
              <w:rPr>
                <w:sz w:val="26"/>
              </w:rPr>
            </w:rPrChange>
          </w:rPr>
          <w:tab/>
          <w:t xml:space="preserve">The model confirms a path that reduces </w:t>
        </w:r>
      </w:ins>
      <w:ins w:id="262" w:author="Colin Tredoux" w:date="2014-11-11T15:08:00Z">
        <w:r w:rsidRPr="00347073">
          <w:rPr>
            <w:rPrChange w:id="263" w:author="Colin Tredoux" w:date="2014-11-11T15:39:00Z">
              <w:rPr>
                <w:sz w:val="26"/>
              </w:rPr>
            </w:rPrChange>
          </w:rPr>
          <w:t xml:space="preserve">nett </w:t>
        </w:r>
      </w:ins>
      <w:ins w:id="264" w:author="Colin Tredoux" w:date="2014-11-11T15:07:00Z">
        <w:r w:rsidRPr="00347073">
          <w:rPr>
            <w:rPrChange w:id="265" w:author="Colin Tredoux" w:date="2014-11-11T15:39:00Z">
              <w:rPr>
                <w:sz w:val="26"/>
              </w:rPr>
            </w:rPrChange>
          </w:rPr>
          <w:t>prejudice</w:t>
        </w:r>
      </w:ins>
      <w:ins w:id="266" w:author="Colin Tredoux" w:date="2014-10-30T13:54:00Z">
        <w:r w:rsidRPr="00347073">
          <w:rPr>
            <w:rPrChange w:id="267" w:author="Colin Tredoux" w:date="2014-11-11T15:39:00Z">
              <w:rPr>
                <w:sz w:val="26"/>
              </w:rPr>
            </w:rPrChange>
          </w:rPr>
          <w:t xml:space="preserve">, through </w:t>
        </w:r>
      </w:ins>
      <w:ins w:id="268" w:author="Colin Tredoux" w:date="2014-11-11T15:22:00Z">
        <w:r w:rsidR="001572BB" w:rsidRPr="00347073">
          <w:rPr>
            <w:rPrChange w:id="269" w:author="Colin Tredoux" w:date="2014-11-11T15:39:00Z">
              <w:rPr>
                <w:sz w:val="26"/>
              </w:rPr>
            </w:rPrChange>
          </w:rPr>
          <w:t>high quality</w:t>
        </w:r>
      </w:ins>
      <w:ins w:id="270" w:author="Colin Tredoux" w:date="2014-11-11T15:45:00Z">
        <w:r w:rsidR="00133F84">
          <w:t xml:space="preserve"> (</w:t>
        </w:r>
      </w:ins>
      <w:ins w:id="271" w:author="Colin Tredoux" w:date="2014-11-11T15:22:00Z">
        <w:r w:rsidR="001572BB" w:rsidRPr="00347073">
          <w:rPr>
            <w:rPrChange w:id="272" w:author="Colin Tredoux" w:date="2014-11-11T15:39:00Z">
              <w:rPr>
                <w:sz w:val="26"/>
              </w:rPr>
            </w:rPrChange>
          </w:rPr>
          <w:t xml:space="preserve">, and frequent contact, with members of </w:t>
        </w:r>
      </w:ins>
      <w:ins w:id="273" w:author="Colin Tredoux" w:date="2014-11-11T15:23:00Z">
        <w:r w:rsidR="001572BB" w:rsidRPr="00347073">
          <w:rPr>
            <w:rPrChange w:id="274" w:author="Colin Tredoux" w:date="2014-11-11T15:39:00Z">
              <w:rPr>
                <w:sz w:val="26"/>
              </w:rPr>
            </w:rPrChange>
          </w:rPr>
          <w:t xml:space="preserve">the </w:t>
        </w:r>
      </w:ins>
      <w:ins w:id="275" w:author="Colin Tredoux" w:date="2014-11-11T15:22:00Z">
        <w:r w:rsidR="001572BB" w:rsidRPr="00347073">
          <w:rPr>
            <w:rPrChange w:id="276" w:author="Colin Tredoux" w:date="2014-11-11T15:39:00Z">
              <w:rPr>
                <w:sz w:val="26"/>
              </w:rPr>
            </w:rPrChange>
          </w:rPr>
          <w:t xml:space="preserve">outgroup.  </w:t>
        </w:r>
      </w:ins>
      <w:ins w:id="277" w:author="Colin Tredoux" w:date="2014-11-11T15:26:00Z">
        <w:r w:rsidR="00B10873" w:rsidRPr="00347073">
          <w:rPr>
            <w:rPrChange w:id="278" w:author="Colin Tredoux" w:date="2014-11-11T15:39:00Z">
              <w:rPr>
                <w:sz w:val="26"/>
              </w:rPr>
            </w:rPrChange>
          </w:rPr>
          <w:t>T</w:t>
        </w:r>
      </w:ins>
      <w:ins w:id="279" w:author="Colin Tredoux" w:date="2014-11-11T15:22:00Z">
        <w:r w:rsidR="001572BB" w:rsidRPr="00347073">
          <w:rPr>
            <w:rPrChange w:id="280" w:author="Colin Tredoux" w:date="2014-11-11T15:39:00Z">
              <w:rPr>
                <w:sz w:val="26"/>
              </w:rPr>
            </w:rPrChange>
          </w:rPr>
          <w:t xml:space="preserve">his </w:t>
        </w:r>
      </w:ins>
      <w:ins w:id="281" w:author="Colin Tredoux" w:date="2014-11-11T15:26:00Z">
        <w:r w:rsidR="00B10873" w:rsidRPr="00347073">
          <w:rPr>
            <w:rPrChange w:id="282" w:author="Colin Tredoux" w:date="2014-11-11T15:39:00Z">
              <w:rPr>
                <w:sz w:val="26"/>
              </w:rPr>
            </w:rPrChange>
          </w:rPr>
          <w:t xml:space="preserve">is in line with much other work in the area of contact research.  However, we should note that in our model this path </w:t>
        </w:r>
      </w:ins>
      <w:ins w:id="283" w:author="Colin Tredoux" w:date="2014-11-11T15:22:00Z">
        <w:r w:rsidR="001572BB" w:rsidRPr="00347073">
          <w:rPr>
            <w:rPrChange w:id="284" w:author="Colin Tredoux" w:date="2014-11-11T15:39:00Z">
              <w:rPr>
                <w:sz w:val="26"/>
              </w:rPr>
            </w:rPrChange>
          </w:rPr>
          <w:t>did not include empathy as a mediator</w:t>
        </w:r>
      </w:ins>
      <w:ins w:id="285" w:author="Colin Tredoux" w:date="2014-11-11T15:26:00Z">
        <w:r w:rsidR="00B10873" w:rsidRPr="00347073">
          <w:rPr>
            <w:rPrChange w:id="286" w:author="Colin Tredoux" w:date="2014-11-11T15:39:00Z">
              <w:rPr>
                <w:sz w:val="26"/>
              </w:rPr>
            </w:rPrChange>
          </w:rPr>
          <w:t>, unlike the work of others (give refs here).</w:t>
        </w:r>
      </w:ins>
    </w:p>
    <w:p w14:paraId="689528BD" w14:textId="7DA7E4F7" w:rsidR="00B10873" w:rsidRPr="00347073" w:rsidRDefault="00B10873" w:rsidP="00133F84">
      <w:pPr>
        <w:spacing w:after="0" w:line="240" w:lineRule="auto"/>
        <w:rPr>
          <w:ins w:id="287" w:author="Colin Tredoux" w:date="2014-11-11T15:34:00Z"/>
          <w:rPrChange w:id="288" w:author="Colin Tredoux" w:date="2014-11-11T15:39:00Z">
            <w:rPr>
              <w:ins w:id="289" w:author="Colin Tredoux" w:date="2014-11-11T15:34:00Z"/>
              <w:sz w:val="26"/>
            </w:rPr>
          </w:rPrChange>
        </w:rPr>
        <w:pPrChange w:id="290" w:author="Colin Tredoux" w:date="2014-11-11T15:46:00Z">
          <w:pPr/>
        </w:pPrChange>
      </w:pPr>
      <w:ins w:id="291" w:author="Colin Tredoux" w:date="2014-11-11T15:29:00Z">
        <w:r w:rsidRPr="00347073">
          <w:rPr>
            <w:rPrChange w:id="292" w:author="Colin Tredoux" w:date="2014-11-11T15:39:00Z">
              <w:rPr>
                <w:sz w:val="26"/>
              </w:rPr>
            </w:rPrChange>
          </w:rPr>
          <w:t xml:space="preserve">The model also shows a path that increases nett prejudice, through a chain of variables: the closer Indian residents were to the </w:t>
        </w:r>
      </w:ins>
      <w:ins w:id="293" w:author="Colin Tredoux" w:date="2014-11-11T15:30:00Z">
        <w:r w:rsidRPr="00347073">
          <w:rPr>
            <w:rPrChange w:id="294" w:author="Colin Tredoux" w:date="2014-11-11T15:39:00Z">
              <w:rPr>
                <w:sz w:val="26"/>
              </w:rPr>
            </w:rPrChange>
          </w:rPr>
          <w:t xml:space="preserve">Black </w:t>
        </w:r>
      </w:ins>
      <w:ins w:id="295" w:author="Colin Tredoux" w:date="2014-11-11T15:29:00Z">
        <w:r w:rsidRPr="00347073">
          <w:rPr>
            <w:rPrChange w:id="296" w:author="Colin Tredoux" w:date="2014-11-11T15:39:00Z">
              <w:rPr>
                <w:sz w:val="26"/>
              </w:rPr>
            </w:rPrChange>
          </w:rPr>
          <w:t xml:space="preserve">informal </w:t>
        </w:r>
      </w:ins>
      <w:ins w:id="297" w:author="Colin Tredoux" w:date="2014-11-11T15:30:00Z">
        <w:r w:rsidRPr="00347073">
          <w:rPr>
            <w:rPrChange w:id="298" w:author="Colin Tredoux" w:date="2014-11-11T15:39:00Z">
              <w:rPr>
                <w:sz w:val="26"/>
              </w:rPr>
            </w:rPrChange>
          </w:rPr>
          <w:t xml:space="preserve">settlers, the greater the threat they felt, and </w:t>
        </w:r>
      </w:ins>
      <w:ins w:id="299" w:author="Colin Tredoux" w:date="2014-11-11T15:31:00Z">
        <w:r w:rsidR="00A15D99" w:rsidRPr="00347073">
          <w:rPr>
            <w:rPrChange w:id="300" w:author="Colin Tredoux" w:date="2014-11-11T15:39:00Z">
              <w:rPr>
                <w:sz w:val="26"/>
              </w:rPr>
            </w:rPrChange>
          </w:rPr>
          <w:t xml:space="preserve">the more they avoided contact, leading ultimately to increased prejudice. We tested versions of the model which posited direct </w:t>
        </w:r>
      </w:ins>
      <w:ins w:id="301" w:author="Colin Tredoux" w:date="2014-11-11T15:33:00Z">
        <w:r w:rsidR="00A15D99" w:rsidRPr="00347073">
          <w:rPr>
            <w:rPrChange w:id="302" w:author="Colin Tredoux" w:date="2014-11-11T15:39:00Z">
              <w:rPr>
                <w:sz w:val="26"/>
              </w:rPr>
            </w:rPrChange>
          </w:rPr>
          <w:t xml:space="preserve">effects of </w:t>
        </w:r>
      </w:ins>
      <w:ins w:id="303" w:author="Colin Tredoux" w:date="2014-11-11T15:31:00Z">
        <w:r w:rsidR="00A15D99" w:rsidRPr="00347073">
          <w:rPr>
            <w:rPrChange w:id="304" w:author="Colin Tredoux" w:date="2014-11-11T15:39:00Z">
              <w:rPr>
                <w:sz w:val="26"/>
              </w:rPr>
            </w:rPrChange>
          </w:rPr>
          <w:t xml:space="preserve">closeness </w:t>
        </w:r>
      </w:ins>
      <w:ins w:id="305" w:author="Colin Tredoux" w:date="2014-11-11T15:33:00Z">
        <w:r w:rsidR="00A15D99" w:rsidRPr="00347073">
          <w:rPr>
            <w:rPrChange w:id="306" w:author="Colin Tredoux" w:date="2014-11-11T15:39:00Z">
              <w:rPr>
                <w:sz w:val="26"/>
              </w:rPr>
            </w:rPrChange>
          </w:rPr>
          <w:t xml:space="preserve">on prejudice, and of </w:t>
        </w:r>
      </w:ins>
      <w:ins w:id="307" w:author="Colin Tredoux" w:date="2014-11-11T15:31:00Z">
        <w:r w:rsidR="00A15D99" w:rsidRPr="00347073">
          <w:rPr>
            <w:rPrChange w:id="308" w:author="Colin Tredoux" w:date="2014-11-11T15:39:00Z">
              <w:rPr>
                <w:sz w:val="26"/>
              </w:rPr>
            </w:rPrChange>
          </w:rPr>
          <w:t xml:space="preserve">threat </w:t>
        </w:r>
      </w:ins>
      <w:ins w:id="309" w:author="Colin Tredoux" w:date="2014-11-11T15:33:00Z">
        <w:r w:rsidR="00A15D99" w:rsidRPr="00347073">
          <w:rPr>
            <w:rPrChange w:id="310" w:author="Colin Tredoux" w:date="2014-11-11T15:39:00Z">
              <w:rPr>
                <w:sz w:val="26"/>
              </w:rPr>
            </w:rPrChange>
          </w:rPr>
          <w:t xml:space="preserve">on </w:t>
        </w:r>
      </w:ins>
      <w:ins w:id="311" w:author="Colin Tredoux" w:date="2014-11-11T15:31:00Z">
        <w:r w:rsidR="00A15D99" w:rsidRPr="00347073">
          <w:rPr>
            <w:rPrChange w:id="312" w:author="Colin Tredoux" w:date="2014-11-11T15:39:00Z">
              <w:rPr>
                <w:sz w:val="26"/>
              </w:rPr>
            </w:rPrChange>
          </w:rPr>
          <w:t>prejudice</w:t>
        </w:r>
      </w:ins>
      <w:ins w:id="313" w:author="Colin Tredoux" w:date="2014-11-11T15:33:00Z">
        <w:r w:rsidR="00A15D99" w:rsidRPr="00347073">
          <w:rPr>
            <w:rPrChange w:id="314" w:author="Colin Tredoux" w:date="2014-11-11T15:39:00Z">
              <w:rPr>
                <w:sz w:val="26"/>
              </w:rPr>
            </w:rPrChange>
          </w:rPr>
          <w:t xml:space="preserve">, but these were not statistically significant, </w:t>
        </w:r>
      </w:ins>
      <w:ins w:id="315" w:author="Colin Tredoux" w:date="2014-11-11T15:34:00Z">
        <w:r w:rsidR="00A15D99" w:rsidRPr="00347073">
          <w:rPr>
            <w:rPrChange w:id="316" w:author="Colin Tredoux" w:date="2014-11-11T15:39:00Z">
              <w:rPr>
                <w:sz w:val="26"/>
              </w:rPr>
            </w:rPrChange>
          </w:rPr>
          <w:t>and/</w:t>
        </w:r>
      </w:ins>
      <w:ins w:id="317" w:author="Colin Tredoux" w:date="2014-11-11T15:33:00Z">
        <w:r w:rsidR="00A15D99" w:rsidRPr="00347073">
          <w:rPr>
            <w:rPrChange w:id="318" w:author="Colin Tredoux" w:date="2014-11-11T15:39:00Z">
              <w:rPr>
                <w:sz w:val="26"/>
              </w:rPr>
            </w:rPrChange>
          </w:rPr>
          <w:t>or led to worse model fit</w:t>
        </w:r>
      </w:ins>
      <w:ins w:id="319" w:author="Colin Tredoux" w:date="2014-11-11T15:34:00Z">
        <w:r w:rsidR="00A15D99" w:rsidRPr="00347073">
          <w:rPr>
            <w:rPrChange w:id="320" w:author="Colin Tredoux" w:date="2014-11-11T15:39:00Z">
              <w:rPr>
                <w:sz w:val="26"/>
              </w:rPr>
            </w:rPrChange>
          </w:rPr>
          <w:t xml:space="preserve">, and so we pruned them from the model. </w:t>
        </w:r>
      </w:ins>
    </w:p>
    <w:p w14:paraId="78234F58" w14:textId="3508E00D" w:rsidR="00A15D99" w:rsidRDefault="00A15D99" w:rsidP="00133F84">
      <w:pPr>
        <w:spacing w:after="0" w:line="240" w:lineRule="auto"/>
        <w:rPr>
          <w:ins w:id="321" w:author="Colin Tredoux" w:date="2014-11-11T15:48:00Z"/>
        </w:rPr>
        <w:pPrChange w:id="322" w:author="Colin Tredoux" w:date="2014-11-11T15:46:00Z">
          <w:pPr/>
        </w:pPrChange>
      </w:pPr>
      <w:ins w:id="323" w:author="Colin Tredoux" w:date="2014-11-11T15:35:00Z">
        <w:r w:rsidRPr="00347073">
          <w:rPr>
            <w:rPrChange w:id="324" w:author="Colin Tredoux" w:date="2014-11-11T15:39:00Z">
              <w:rPr>
                <w:sz w:val="26"/>
              </w:rPr>
            </w:rPrChange>
          </w:rPr>
          <w:t xml:space="preserve">The negative and positive paths to prejudice shown in the model appear to reflect largely, but not completely separate processes.  </w:t>
        </w:r>
      </w:ins>
      <w:ins w:id="325" w:author="Colin Tredoux" w:date="2014-11-11T15:36:00Z">
        <w:r w:rsidRPr="00347073">
          <w:rPr>
            <w:rPrChange w:id="326" w:author="Colin Tredoux" w:date="2014-11-11T15:39:00Z">
              <w:rPr>
                <w:sz w:val="26"/>
              </w:rPr>
            </w:rPrChange>
          </w:rPr>
          <w:t xml:space="preserve">Both had some effect on the other: </w:t>
        </w:r>
        <w:r w:rsidR="00347073" w:rsidRPr="00347073">
          <w:rPr>
            <w:rPrChange w:id="327" w:author="Colin Tredoux" w:date="2014-11-11T15:39:00Z">
              <w:rPr>
                <w:sz w:val="26"/>
              </w:rPr>
            </w:rPrChange>
          </w:rPr>
          <w:t>t</w:t>
        </w:r>
      </w:ins>
      <w:ins w:id="328" w:author="Colin Tredoux" w:date="2014-11-11T15:35:00Z">
        <w:r w:rsidRPr="00347073">
          <w:rPr>
            <w:rPrChange w:id="329" w:author="Colin Tredoux" w:date="2014-11-11T15:39:00Z">
              <w:rPr>
                <w:sz w:val="26"/>
              </w:rPr>
            </w:rPrChange>
          </w:rPr>
          <w:t xml:space="preserve">hat is, perceived threat reduced </w:t>
        </w:r>
      </w:ins>
      <w:ins w:id="330" w:author="Colin Tredoux" w:date="2014-11-11T15:36:00Z">
        <w:r w:rsidRPr="00347073">
          <w:rPr>
            <w:rPrChange w:id="331" w:author="Colin Tredoux" w:date="2014-11-11T15:39:00Z">
              <w:rPr>
                <w:sz w:val="26"/>
              </w:rPr>
            </w:rPrChange>
          </w:rPr>
          <w:t>reported quality of contact</w:t>
        </w:r>
        <w:r w:rsidR="00347073" w:rsidRPr="00347073">
          <w:rPr>
            <w:rPrChange w:id="332" w:author="Colin Tredoux" w:date="2014-11-11T15:39:00Z">
              <w:rPr>
                <w:sz w:val="26"/>
              </w:rPr>
            </w:rPrChange>
          </w:rPr>
          <w:t xml:space="preserve">, and </w:t>
        </w:r>
      </w:ins>
      <w:ins w:id="333" w:author="Colin Tredoux" w:date="2014-11-11T15:37:00Z">
        <w:r w:rsidR="00347073" w:rsidRPr="00347073">
          <w:rPr>
            <w:rPrChange w:id="334" w:author="Colin Tredoux" w:date="2014-11-11T15:39:00Z">
              <w:rPr>
                <w:sz w:val="26"/>
              </w:rPr>
            </w:rPrChange>
          </w:rPr>
          <w:t xml:space="preserve">likewise, greater perceived quality of contact reduced contact avoidance.  </w:t>
        </w:r>
      </w:ins>
    </w:p>
    <w:p w14:paraId="5166AB54" w14:textId="6AC7950C" w:rsidR="00BF1CFA" w:rsidRPr="00347073" w:rsidRDefault="00BF1CFA" w:rsidP="00133F84">
      <w:pPr>
        <w:spacing w:after="0" w:line="240" w:lineRule="auto"/>
        <w:rPr>
          <w:ins w:id="335" w:author="Colin Tredoux" w:date="2014-11-11T15:29:00Z"/>
          <w:rPrChange w:id="336" w:author="Colin Tredoux" w:date="2014-11-11T15:39:00Z">
            <w:rPr>
              <w:ins w:id="337" w:author="Colin Tredoux" w:date="2014-11-11T15:29:00Z"/>
              <w:sz w:val="26"/>
            </w:rPr>
          </w:rPrChange>
        </w:rPr>
        <w:pPrChange w:id="338" w:author="Colin Tredoux" w:date="2014-11-11T15:46:00Z">
          <w:pPr/>
        </w:pPrChange>
      </w:pPr>
      <w:ins w:id="339" w:author="Colin Tredoux" w:date="2014-11-11T15:48:00Z">
        <w:r>
          <w:tab/>
        </w:r>
      </w:ins>
    </w:p>
    <w:p w14:paraId="7F14D69C" w14:textId="3873A150" w:rsidR="00E34CF8" w:rsidRDefault="00E34CF8" w:rsidP="00133F84">
      <w:pPr>
        <w:spacing w:after="0" w:line="240" w:lineRule="auto"/>
        <w:ind w:firstLine="720"/>
        <w:rPr>
          <w:ins w:id="340" w:author="Colin Tredoux" w:date="2014-11-11T15:51:00Z"/>
        </w:rPr>
        <w:pPrChange w:id="341" w:author="Colin Tredoux" w:date="2014-11-11T15:46:00Z">
          <w:pPr>
            <w:ind w:firstLine="720"/>
          </w:pPr>
        </w:pPrChange>
      </w:pPr>
      <w:ins w:id="342" w:author="Colin Tredoux" w:date="2014-11-11T15:51:00Z">
        <w:r>
          <w:t xml:space="preserve">Missing paths: closeness does not generate contact either in quantity or quality.  </w:t>
        </w:r>
      </w:ins>
    </w:p>
    <w:p w14:paraId="5D7A1D26" w14:textId="77777777" w:rsidR="00E34CF8" w:rsidRDefault="00E34CF8" w:rsidP="00133F84">
      <w:pPr>
        <w:spacing w:after="0" w:line="240" w:lineRule="auto"/>
        <w:ind w:firstLine="720"/>
        <w:rPr>
          <w:ins w:id="343" w:author="Colin Tredoux" w:date="2014-11-11T15:51:00Z"/>
        </w:rPr>
        <w:pPrChange w:id="344" w:author="Colin Tredoux" w:date="2014-11-11T15:46:00Z">
          <w:pPr>
            <w:ind w:firstLine="720"/>
          </w:pPr>
        </w:pPrChange>
      </w:pPr>
    </w:p>
    <w:p w14:paraId="30BD2C06" w14:textId="77777777" w:rsidR="00E34CF8" w:rsidRDefault="00E34CF8" w:rsidP="00133F84">
      <w:pPr>
        <w:spacing w:after="0" w:line="240" w:lineRule="auto"/>
        <w:ind w:firstLine="720"/>
        <w:rPr>
          <w:ins w:id="345" w:author="Colin Tredoux" w:date="2014-11-11T15:51:00Z"/>
        </w:rPr>
        <w:pPrChange w:id="346" w:author="Colin Tredoux" w:date="2014-11-11T15:46:00Z">
          <w:pPr>
            <w:ind w:firstLine="720"/>
          </w:pPr>
        </w:pPrChange>
      </w:pPr>
    </w:p>
    <w:p w14:paraId="644EA743" w14:textId="77777777" w:rsidR="00E34CF8" w:rsidRDefault="00E34CF8" w:rsidP="00133F84">
      <w:pPr>
        <w:spacing w:after="0" w:line="240" w:lineRule="auto"/>
        <w:ind w:firstLine="720"/>
        <w:rPr>
          <w:ins w:id="347" w:author="Colin Tredoux" w:date="2014-11-11T15:51:00Z"/>
        </w:rPr>
        <w:pPrChange w:id="348" w:author="Colin Tredoux" w:date="2014-11-11T15:46:00Z">
          <w:pPr>
            <w:ind w:firstLine="720"/>
          </w:pPr>
        </w:pPrChange>
      </w:pPr>
    </w:p>
    <w:p w14:paraId="3FA69989" w14:textId="1F38225C" w:rsidR="0088563A" w:rsidRPr="00347073" w:rsidRDefault="0088563A" w:rsidP="00133F84">
      <w:pPr>
        <w:spacing w:after="0" w:line="240" w:lineRule="auto"/>
        <w:ind w:firstLine="720"/>
        <w:rPr>
          <w:ins w:id="349" w:author="Colin Tredoux" w:date="2014-10-30T13:54:00Z"/>
          <w:rPrChange w:id="350" w:author="Colin Tredoux" w:date="2014-11-11T15:39:00Z">
            <w:rPr>
              <w:ins w:id="351" w:author="Colin Tredoux" w:date="2014-10-30T13:54:00Z"/>
              <w:sz w:val="26"/>
            </w:rPr>
          </w:rPrChange>
        </w:rPr>
        <w:pPrChange w:id="352" w:author="Colin Tredoux" w:date="2014-11-11T15:46:00Z">
          <w:pPr>
            <w:ind w:firstLine="720"/>
          </w:pPr>
        </w:pPrChange>
      </w:pPr>
      <w:ins w:id="353" w:author="Colin Tredoux" w:date="2014-10-30T13:54:00Z">
        <w:r w:rsidRPr="00347073">
          <w:rPr>
            <w:rPrChange w:id="354" w:author="Colin Tredoux" w:date="2014-11-11T15:39:00Z">
              <w:rPr>
                <w:sz w:val="26"/>
              </w:rPr>
            </w:rPrChange>
          </w:rPr>
          <w:t xml:space="preserve">We must stress that this interpretation is tentative, as cross-sectional SEM models of the kind we report do not warrant causal conclusions.  </w:t>
        </w:r>
      </w:ins>
    </w:p>
    <w:p w14:paraId="717B7EF7" w14:textId="77777777" w:rsidR="0088563A" w:rsidRPr="00347073" w:rsidRDefault="0088563A" w:rsidP="000A486A">
      <w:pPr>
        <w:pStyle w:val="NoSpacing"/>
        <w:rPr>
          <w:ins w:id="355" w:author="Colin Tredoux" w:date="2014-10-30T13:53:00Z"/>
          <w:rPrChange w:id="356" w:author="Colin Tredoux" w:date="2014-11-11T15:39:00Z">
            <w:rPr>
              <w:ins w:id="357" w:author="Colin Tredoux" w:date="2014-10-30T13:53:00Z"/>
            </w:rPr>
          </w:rPrChange>
        </w:rPr>
      </w:pPr>
    </w:p>
    <w:p w14:paraId="29C2C92F" w14:textId="77777777" w:rsidR="0088563A" w:rsidRPr="00347073" w:rsidRDefault="0088563A" w:rsidP="000A486A">
      <w:pPr>
        <w:pStyle w:val="NoSpacing"/>
        <w:rPr>
          <w:ins w:id="358" w:author="Colin Tredoux" w:date="2014-10-30T13:53:00Z"/>
          <w:rPrChange w:id="359" w:author="Colin Tredoux" w:date="2014-11-11T15:39:00Z">
            <w:rPr>
              <w:ins w:id="360" w:author="Colin Tredoux" w:date="2014-10-30T13:53:00Z"/>
            </w:rPr>
          </w:rPrChange>
        </w:rPr>
      </w:pPr>
    </w:p>
    <w:p w14:paraId="30ACE8DE" w14:textId="5A80307D" w:rsidR="00D41896" w:rsidRPr="00347073" w:rsidDel="00347073" w:rsidRDefault="002A5236" w:rsidP="000A486A">
      <w:pPr>
        <w:pStyle w:val="NoSpacing"/>
        <w:rPr>
          <w:del w:id="361" w:author="Colin Tredoux" w:date="2014-11-11T15:38:00Z"/>
          <w:rPrChange w:id="362" w:author="Colin Tredoux" w:date="2014-11-11T15:39:00Z">
            <w:rPr>
              <w:del w:id="363" w:author="Colin Tredoux" w:date="2014-11-11T15:38:00Z"/>
            </w:rPr>
          </w:rPrChange>
        </w:rPr>
      </w:pPr>
      <w:del w:id="364" w:author="Colin Tredoux" w:date="2014-11-11T15:38:00Z">
        <w:r w:rsidRPr="00347073" w:rsidDel="00347073">
          <w:rPr>
            <w:rPrChange w:id="365" w:author="Colin Tredoux" w:date="2014-11-11T15:39:00Z">
              <w:rPr/>
            </w:rPrChange>
          </w:rPr>
          <w:delText xml:space="preserve">We modelled the way closeness affected prejudice through the mediators of threat, empathy and negative emotions. We first estimated the saturated model by specifying all paths between standardized measures of closeness, the mediators and the outcomes. We then removed all paths </w:delText>
        </w:r>
        <w:r w:rsidR="009A12B6" w:rsidRPr="00347073" w:rsidDel="00347073">
          <w:rPr>
            <w:rPrChange w:id="366" w:author="Colin Tredoux" w:date="2014-11-11T15:39:00Z">
              <w:rPr/>
            </w:rPrChange>
          </w:rPr>
          <w:delText>with p-values &gt;.05</w:delText>
        </w:r>
        <w:r w:rsidRPr="00347073" w:rsidDel="00347073">
          <w:rPr>
            <w:rPrChange w:id="367" w:author="Colin Tredoux" w:date="2014-11-11T15:39:00Z">
              <w:rPr/>
            </w:rPrChange>
          </w:rPr>
          <w:delText xml:space="preserve">. </w:delText>
        </w:r>
        <w:r w:rsidR="00510D36" w:rsidRPr="00347073" w:rsidDel="00347073">
          <w:rPr>
            <w:rPrChange w:id="368" w:author="Colin Tredoux" w:date="2014-11-11T15:39:00Z">
              <w:rPr/>
            </w:rPrChange>
          </w:rPr>
          <w:delText xml:space="preserve">Closeness was not directly </w:delText>
        </w:r>
        <w:r w:rsidR="005A3D9B" w:rsidRPr="00347073" w:rsidDel="00347073">
          <w:rPr>
            <w:rPrChange w:id="369" w:author="Colin Tredoux" w:date="2014-11-11T15:39:00Z">
              <w:rPr/>
            </w:rPrChange>
          </w:rPr>
          <w:delText>related with prejudice (r=</w:delText>
        </w:r>
        <w:r w:rsidR="00510D36" w:rsidRPr="00347073" w:rsidDel="00347073">
          <w:rPr>
            <w:rPrChange w:id="370" w:author="Colin Tredoux" w:date="2014-11-11T15:39:00Z">
              <w:rPr/>
            </w:rPrChange>
          </w:rPr>
          <w:delText xml:space="preserve">.04) but the </w:delText>
        </w:r>
        <w:r w:rsidR="00350DCC" w:rsidRPr="00347073" w:rsidDel="00347073">
          <w:rPr>
            <w:rPrChange w:id="371" w:author="Colin Tredoux" w:date="2014-11-11T15:39:00Z">
              <w:rPr/>
            </w:rPrChange>
          </w:rPr>
          <w:delText xml:space="preserve">resultant model (see Figure 2) shows that </w:delText>
        </w:r>
        <w:r w:rsidR="00510D36" w:rsidRPr="00347073" w:rsidDel="00347073">
          <w:rPr>
            <w:rPrChange w:id="372" w:author="Colin Tredoux" w:date="2014-11-11T15:39:00Z">
              <w:rPr/>
            </w:rPrChange>
          </w:rPr>
          <w:delText xml:space="preserve">an indirect relationship existed </w:delText>
        </w:r>
        <w:r w:rsidR="00670E09" w:rsidRPr="00347073" w:rsidDel="00347073">
          <w:rPr>
            <w:rPrChange w:id="373" w:author="Colin Tredoux" w:date="2014-11-11T15:39:00Z">
              <w:rPr/>
            </w:rPrChange>
          </w:rPr>
          <w:delText>between c</w:delText>
        </w:r>
        <w:r w:rsidR="00350DCC" w:rsidRPr="00347073" w:rsidDel="00347073">
          <w:rPr>
            <w:rPrChange w:id="374" w:author="Colin Tredoux" w:date="2014-11-11T15:39:00Z">
              <w:rPr/>
            </w:rPrChange>
          </w:rPr>
          <w:delText xml:space="preserve">loseness and </w:delText>
        </w:r>
        <w:r w:rsidR="00670E09" w:rsidRPr="00347073" w:rsidDel="00347073">
          <w:rPr>
            <w:rPrChange w:id="375" w:author="Colin Tredoux" w:date="2014-11-11T15:39:00Z">
              <w:rPr/>
            </w:rPrChange>
          </w:rPr>
          <w:delText>p</w:delText>
        </w:r>
        <w:r w:rsidR="00350DCC" w:rsidRPr="00347073" w:rsidDel="00347073">
          <w:rPr>
            <w:rPrChange w:id="376" w:author="Colin Tredoux" w:date="2014-11-11T15:39:00Z">
              <w:rPr/>
            </w:rPrChange>
          </w:rPr>
          <w:delText>rejudice</w:delText>
        </w:r>
        <w:r w:rsidR="00510D36" w:rsidRPr="00347073" w:rsidDel="00347073">
          <w:rPr>
            <w:rPrChange w:id="377" w:author="Colin Tredoux" w:date="2014-11-11T15:39:00Z">
              <w:rPr/>
            </w:rPrChange>
          </w:rPr>
          <w:delText>,</w:delText>
        </w:r>
        <w:r w:rsidR="00350DCC" w:rsidRPr="00347073" w:rsidDel="00347073">
          <w:rPr>
            <w:rPrChange w:id="378" w:author="Colin Tredoux" w:date="2014-11-11T15:39:00Z">
              <w:rPr/>
            </w:rPrChange>
          </w:rPr>
          <w:delText xml:space="preserve"> entirely mediated by experiences of threat and negative emotions. Individuals who lived close to an informal settlement felt threatened and negative emotions, which i</w:delText>
        </w:r>
        <w:r w:rsidR="005A3D9B" w:rsidRPr="00347073" w:rsidDel="00347073">
          <w:rPr>
            <w:rPrChange w:id="379" w:author="Colin Tredoux" w:date="2014-11-11T15:39:00Z">
              <w:rPr/>
            </w:rPrChange>
          </w:rPr>
          <w:delText>n turn were</w:delText>
        </w:r>
        <w:r w:rsidR="00350DCC" w:rsidRPr="00347073" w:rsidDel="00347073">
          <w:rPr>
            <w:rPrChange w:id="380" w:author="Colin Tredoux" w:date="2014-11-11T15:39:00Z">
              <w:rPr/>
            </w:rPrChange>
          </w:rPr>
          <w:delText xml:space="preserve"> associated with higher levels of prejudice</w:delText>
        </w:r>
        <w:r w:rsidR="005A3D9B" w:rsidRPr="00347073" w:rsidDel="00347073">
          <w:rPr>
            <w:rPrChange w:id="381" w:author="Colin Tredoux" w:date="2014-11-11T15:39:00Z">
              <w:rPr/>
            </w:rPrChange>
          </w:rPr>
          <w:delText xml:space="preserve"> in comparison with those who li</w:delText>
        </w:r>
        <w:r w:rsidR="00350DCC" w:rsidRPr="00347073" w:rsidDel="00347073">
          <w:rPr>
            <w:rPrChange w:id="382" w:author="Colin Tredoux" w:date="2014-11-11T15:39:00Z">
              <w:rPr/>
            </w:rPrChange>
          </w:rPr>
          <w:delText xml:space="preserve">ved further away.  </w:delText>
        </w:r>
      </w:del>
    </w:p>
    <w:p w14:paraId="746E497D" w14:textId="02D122ED" w:rsidR="00350DCC" w:rsidRPr="00347073" w:rsidDel="00347073" w:rsidRDefault="00350DCC" w:rsidP="000A486A">
      <w:pPr>
        <w:pStyle w:val="NoSpacing"/>
        <w:rPr>
          <w:del w:id="383" w:author="Colin Tredoux" w:date="2014-11-11T15:38:00Z"/>
          <w:rPrChange w:id="384" w:author="Colin Tredoux" w:date="2014-11-11T15:39:00Z">
            <w:rPr>
              <w:del w:id="385" w:author="Colin Tredoux" w:date="2014-11-11T15:38:00Z"/>
            </w:rPr>
          </w:rPrChange>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350DCC" w:rsidRPr="00347073" w:rsidDel="00347073" w14:paraId="75FE3A67" w14:textId="1255F65F" w:rsidTr="0069273E">
        <w:trPr>
          <w:jc w:val="center"/>
          <w:del w:id="386" w:author="Colin Tredoux" w:date="2014-11-11T15:38:00Z"/>
        </w:trPr>
        <w:tc>
          <w:tcPr>
            <w:tcW w:w="2808" w:type="dxa"/>
          </w:tcPr>
          <w:p w14:paraId="46062D22" w14:textId="1E287D27" w:rsidR="00350DCC" w:rsidRPr="00347073" w:rsidDel="00347073" w:rsidRDefault="00350DCC" w:rsidP="000A486A">
            <w:pPr>
              <w:pStyle w:val="NoSpacing"/>
              <w:jc w:val="center"/>
              <w:rPr>
                <w:del w:id="387" w:author="Colin Tredoux" w:date="2014-11-11T15:38:00Z"/>
                <w:rPrChange w:id="388" w:author="Colin Tredoux" w:date="2014-11-11T15:39:00Z">
                  <w:rPr>
                    <w:del w:id="389" w:author="Colin Tredoux" w:date="2014-11-11T15:38:00Z"/>
                  </w:rPr>
                </w:rPrChange>
              </w:rPr>
            </w:pPr>
            <w:del w:id="390" w:author="Colin Tredoux" w:date="2014-11-11T15:38:00Z">
              <w:r w:rsidRPr="00347073" w:rsidDel="00347073">
                <w:rPr>
                  <w:rPrChange w:id="391" w:author="Colin Tredoux" w:date="2014-11-11T15:39:00Z">
                    <w:rPr/>
                  </w:rPrChange>
                </w:rPr>
                <w:delText>Insert Figure 2 about here</w:delText>
              </w:r>
            </w:del>
          </w:p>
        </w:tc>
      </w:tr>
    </w:tbl>
    <w:p w14:paraId="35138571" w14:textId="06D94CA4" w:rsidR="00350DCC" w:rsidRPr="00347073" w:rsidDel="00347073" w:rsidRDefault="00350DCC" w:rsidP="000A486A">
      <w:pPr>
        <w:pStyle w:val="NoSpacing"/>
        <w:rPr>
          <w:del w:id="392" w:author="Colin Tredoux" w:date="2014-11-11T15:38:00Z"/>
          <w:rPrChange w:id="393" w:author="Colin Tredoux" w:date="2014-11-11T15:39:00Z">
            <w:rPr>
              <w:del w:id="394" w:author="Colin Tredoux" w:date="2014-11-11T15:38:00Z"/>
            </w:rPr>
          </w:rPrChange>
        </w:rPr>
      </w:pPr>
    </w:p>
    <w:p w14:paraId="48F31BFD" w14:textId="14F8C219" w:rsidR="00A27F4B" w:rsidRPr="00347073" w:rsidDel="00347073" w:rsidRDefault="003D5631" w:rsidP="000A486A">
      <w:pPr>
        <w:pStyle w:val="NoSpacing"/>
        <w:rPr>
          <w:del w:id="395" w:author="Colin Tredoux" w:date="2014-11-11T15:38:00Z"/>
          <w:rPrChange w:id="396" w:author="Colin Tredoux" w:date="2014-11-11T15:39:00Z">
            <w:rPr>
              <w:del w:id="397" w:author="Colin Tredoux" w:date="2014-11-11T15:38:00Z"/>
            </w:rPr>
          </w:rPrChange>
        </w:rPr>
      </w:pPr>
      <w:del w:id="398" w:author="Colin Tredoux" w:date="2014-11-11T15:38:00Z">
        <w:r w:rsidRPr="00347073" w:rsidDel="00347073">
          <w:rPr>
            <w:rPrChange w:id="399" w:author="Colin Tredoux" w:date="2014-11-11T15:39:00Z">
              <w:rPr/>
            </w:rPrChange>
          </w:rPr>
          <w:delText>We use</w:delText>
        </w:r>
        <w:r w:rsidR="002C5650" w:rsidRPr="00347073" w:rsidDel="00347073">
          <w:rPr>
            <w:rPrChange w:id="400" w:author="Colin Tredoux" w:date="2014-11-11T15:39:00Z">
              <w:rPr/>
            </w:rPrChange>
          </w:rPr>
          <w:delText>d</w:delText>
        </w:r>
        <w:r w:rsidRPr="00347073" w:rsidDel="00347073">
          <w:rPr>
            <w:rPrChange w:id="401" w:author="Colin Tredoux" w:date="2014-11-11T15:39:00Z">
              <w:rPr/>
            </w:rPrChange>
          </w:rPr>
          <w:delText xml:space="preserve"> to same method to model the way contact quality affected prejudice through the mediators of threat, empathy and negative emotions.</w:delText>
        </w:r>
        <w:r w:rsidR="007C6357" w:rsidRPr="00347073" w:rsidDel="00347073">
          <w:rPr>
            <w:rPrChange w:id="402" w:author="Colin Tredoux" w:date="2014-11-11T15:39:00Z">
              <w:rPr/>
            </w:rPrChange>
          </w:rPr>
          <w:delText xml:space="preserve"> </w:delText>
        </w:r>
        <w:r w:rsidR="00D624B2" w:rsidRPr="00347073" w:rsidDel="00347073">
          <w:rPr>
            <w:rPrChange w:id="403" w:author="Colin Tredoux" w:date="2014-11-11T15:39:00Z">
              <w:rPr/>
            </w:rPrChange>
          </w:rPr>
          <w:delText xml:space="preserve">Once we had defined a model for the sample as a whole, </w:delText>
        </w:r>
        <w:r w:rsidR="007C6357" w:rsidRPr="00347073" w:rsidDel="00347073">
          <w:rPr>
            <w:rPrChange w:id="404" w:author="Colin Tredoux" w:date="2014-11-11T15:39:00Z">
              <w:rPr/>
            </w:rPrChange>
          </w:rPr>
          <w:delText xml:space="preserve">we examined the moderating effect of </w:delText>
        </w:r>
        <w:r w:rsidR="00D624B2" w:rsidRPr="00347073" w:rsidDel="00347073">
          <w:rPr>
            <w:rPrChange w:id="405" w:author="Colin Tredoux" w:date="2014-11-11T15:39:00Z">
              <w:rPr/>
            </w:rPrChange>
          </w:rPr>
          <w:delText>closeness</w:delText>
        </w:r>
        <w:r w:rsidR="007C6357" w:rsidRPr="00347073" w:rsidDel="00347073">
          <w:rPr>
            <w:rPrChange w:id="406" w:author="Colin Tredoux" w:date="2014-11-11T15:39:00Z">
              <w:rPr/>
            </w:rPrChange>
          </w:rPr>
          <w:delText xml:space="preserve"> by replicating the analysis for participants who lived </w:delText>
        </w:r>
        <w:r w:rsidR="00D624B2" w:rsidRPr="00347073" w:rsidDel="00347073">
          <w:rPr>
            <w:rPrChange w:id="407" w:author="Colin Tredoux" w:date="2014-11-11T15:39:00Z">
              <w:rPr/>
            </w:rPrChange>
          </w:rPr>
          <w:delText>close to (</w:delText>
        </w:r>
        <w:r w:rsidR="00825BC3" w:rsidRPr="00347073" w:rsidDel="00347073">
          <w:rPr>
            <w:rPrChange w:id="408" w:author="Colin Tredoux" w:date="2014-11-11T15:39:00Z">
              <w:rPr/>
            </w:rPrChange>
          </w:rPr>
          <w:delText>weights</w:delText>
        </w:r>
        <w:r w:rsidR="00D624B2" w:rsidRPr="00347073" w:rsidDel="00347073">
          <w:rPr>
            <w:rPrChange w:id="409" w:author="Colin Tredoux" w:date="2014-11-11T15:39:00Z">
              <w:rPr/>
            </w:rPrChange>
          </w:rPr>
          <w:delText xml:space="preserve"> above the paths</w:delText>
        </w:r>
        <w:r w:rsidR="00A27F4B" w:rsidRPr="00347073" w:rsidDel="00347073">
          <w:rPr>
            <w:rPrChange w:id="410" w:author="Colin Tredoux" w:date="2014-11-11T15:39:00Z">
              <w:rPr/>
            </w:rPrChange>
          </w:rPr>
          <w:delText xml:space="preserve"> in Figure 3</w:delText>
        </w:r>
        <w:r w:rsidR="00D624B2" w:rsidRPr="00347073" w:rsidDel="00347073">
          <w:rPr>
            <w:rPrChange w:id="411" w:author="Colin Tredoux" w:date="2014-11-11T15:39:00Z">
              <w:rPr/>
            </w:rPrChange>
          </w:rPr>
          <w:delText>)</w:delText>
        </w:r>
        <w:r w:rsidR="007C6357" w:rsidRPr="00347073" w:rsidDel="00347073">
          <w:rPr>
            <w:rPrChange w:id="412" w:author="Colin Tredoux" w:date="2014-11-11T15:39:00Z">
              <w:rPr/>
            </w:rPrChange>
          </w:rPr>
          <w:delText xml:space="preserve"> or far from an informal settlement</w:delText>
        </w:r>
        <w:r w:rsidR="00D624B2" w:rsidRPr="00347073" w:rsidDel="00347073">
          <w:rPr>
            <w:rPrChange w:id="413" w:author="Colin Tredoux" w:date="2014-11-11T15:39:00Z">
              <w:rPr/>
            </w:rPrChange>
          </w:rPr>
          <w:delText xml:space="preserve"> (weights below the paths</w:delText>
        </w:r>
        <w:r w:rsidR="00A27F4B" w:rsidRPr="00347073" w:rsidDel="00347073">
          <w:rPr>
            <w:rPrChange w:id="414" w:author="Colin Tredoux" w:date="2014-11-11T15:39:00Z">
              <w:rPr/>
            </w:rPrChange>
          </w:rPr>
          <w:delText xml:space="preserve"> in Figure 3</w:delText>
        </w:r>
        <w:r w:rsidR="00D624B2" w:rsidRPr="00347073" w:rsidDel="00347073">
          <w:rPr>
            <w:rPrChange w:id="415" w:author="Colin Tredoux" w:date="2014-11-11T15:39:00Z">
              <w:rPr/>
            </w:rPrChange>
          </w:rPr>
          <w:delText>). We did this by using a mean</w:delText>
        </w:r>
        <w:r w:rsidR="007C6357" w:rsidRPr="00347073" w:rsidDel="00347073">
          <w:rPr>
            <w:rPrChange w:id="416" w:author="Colin Tredoux" w:date="2014-11-11T15:39:00Z">
              <w:rPr/>
            </w:rPrChange>
          </w:rPr>
          <w:delText xml:space="preserve"> split</w:delText>
        </w:r>
        <w:r w:rsidR="00D624B2" w:rsidRPr="00347073" w:rsidDel="00347073">
          <w:rPr>
            <w:rPrChange w:id="417" w:author="Colin Tredoux" w:date="2014-11-11T15:39:00Z">
              <w:rPr/>
            </w:rPrChange>
          </w:rPr>
          <w:delText xml:space="preserve"> of the composite closeness variable</w:delText>
        </w:r>
        <w:r w:rsidR="007C6357" w:rsidRPr="00347073" w:rsidDel="00347073">
          <w:rPr>
            <w:rPrChange w:id="418" w:author="Colin Tredoux" w:date="2014-11-11T15:39:00Z">
              <w:rPr/>
            </w:rPrChange>
          </w:rPr>
          <w:delText xml:space="preserve">. </w:delText>
        </w:r>
      </w:del>
    </w:p>
    <w:p w14:paraId="31858DE1" w14:textId="263AFC25" w:rsidR="00A27F4B" w:rsidRPr="00347073" w:rsidDel="00347073" w:rsidRDefault="00A27F4B" w:rsidP="000A486A">
      <w:pPr>
        <w:pStyle w:val="NoSpacing"/>
        <w:rPr>
          <w:del w:id="419" w:author="Colin Tredoux" w:date="2014-11-11T15:38:00Z"/>
          <w:rPrChange w:id="420" w:author="Colin Tredoux" w:date="2014-11-11T15:39:00Z">
            <w:rPr>
              <w:del w:id="421" w:author="Colin Tredoux" w:date="2014-11-11T15:38:00Z"/>
            </w:rPr>
          </w:rPrChange>
        </w:rPr>
      </w:pPr>
    </w:p>
    <w:p w14:paraId="6BA0C9D3" w14:textId="0E35F841" w:rsidR="00C1609E" w:rsidRPr="00347073" w:rsidDel="00347073" w:rsidRDefault="00A27F4B" w:rsidP="000A486A">
      <w:pPr>
        <w:pStyle w:val="NoSpacing"/>
        <w:rPr>
          <w:del w:id="422" w:author="Colin Tredoux" w:date="2014-11-11T15:38:00Z"/>
          <w:rPrChange w:id="423" w:author="Colin Tredoux" w:date="2014-11-11T15:39:00Z">
            <w:rPr>
              <w:del w:id="424" w:author="Colin Tredoux" w:date="2014-11-11T15:38:00Z"/>
            </w:rPr>
          </w:rPrChange>
        </w:rPr>
      </w:pPr>
      <w:del w:id="425" w:author="Colin Tredoux" w:date="2014-11-11T15:38:00Z">
        <w:r w:rsidRPr="00347073" w:rsidDel="00347073">
          <w:rPr>
            <w:rPrChange w:id="426" w:author="Colin Tredoux" w:date="2014-11-11T15:39:00Z">
              <w:rPr/>
            </w:rPrChange>
          </w:rPr>
          <w:delText>The RMSEA for the model for participants living in the immediate proximity of informal settlement was not significant. However</w:delText>
        </w:r>
        <w:r w:rsidR="00C1609E" w:rsidRPr="00347073" w:rsidDel="00347073">
          <w:rPr>
            <w:rPrChange w:id="427" w:author="Colin Tredoux" w:date="2014-11-11T15:39:00Z">
              <w:rPr/>
            </w:rPrChange>
          </w:rPr>
          <w:delText>,</w:delText>
        </w:r>
        <w:r w:rsidRPr="00347073" w:rsidDel="00347073">
          <w:rPr>
            <w:rPrChange w:id="428" w:author="Colin Tredoux" w:date="2014-11-11T15:39:00Z">
              <w:rPr/>
            </w:rPrChange>
          </w:rPr>
          <w:delText xml:space="preserve"> </w:delText>
        </w:r>
        <w:r w:rsidR="00C1609E" w:rsidRPr="00347073" w:rsidDel="00347073">
          <w:rPr>
            <w:rPrChange w:id="429" w:author="Colin Tredoux" w:date="2014-11-11T15:39:00Z">
              <w:rPr/>
            </w:rPrChange>
          </w:rPr>
          <w:delText>c</w:delText>
        </w:r>
        <w:r w:rsidRPr="00347073" w:rsidDel="00347073">
          <w:rPr>
            <w:rPrChange w:id="430" w:author="Colin Tredoux" w:date="2014-11-11T15:39:00Z">
              <w:rPr/>
            </w:rPrChange>
          </w:rPr>
          <w:delText>ontact quality was associated with threat, empa</w:delText>
        </w:r>
        <w:r w:rsidR="00C1609E" w:rsidRPr="00347073" w:rsidDel="00347073">
          <w:rPr>
            <w:rPrChange w:id="431" w:author="Colin Tredoux" w:date="2014-11-11T15:39:00Z">
              <w:rPr/>
            </w:rPrChange>
          </w:rPr>
          <w:delText xml:space="preserve">thy and prejudice. </w:delText>
        </w:r>
      </w:del>
    </w:p>
    <w:p w14:paraId="126BA2BC" w14:textId="07C7588E" w:rsidR="00C1609E" w:rsidRPr="00347073" w:rsidDel="00347073" w:rsidRDefault="00C1609E" w:rsidP="000A486A">
      <w:pPr>
        <w:pStyle w:val="NoSpacing"/>
        <w:rPr>
          <w:del w:id="432" w:author="Colin Tredoux" w:date="2014-11-11T15:38:00Z"/>
          <w:rPrChange w:id="433" w:author="Colin Tredoux" w:date="2014-11-11T15:39:00Z">
            <w:rPr>
              <w:del w:id="434" w:author="Colin Tredoux" w:date="2014-11-11T15:38:00Z"/>
            </w:rPr>
          </w:rPrChange>
        </w:rPr>
      </w:pPr>
      <w:del w:id="435" w:author="Colin Tredoux" w:date="2014-11-11T15:38:00Z">
        <w:r w:rsidRPr="00347073" w:rsidDel="00347073">
          <w:rPr>
            <w:rPrChange w:id="436" w:author="Colin Tredoux" w:date="2014-11-11T15:39:00Z">
              <w:rPr/>
            </w:rPrChange>
          </w:rPr>
          <w:delText>Neither threat nor empathy mediated the relationship between contact quality and prejudice. Good quality contact with residents of informal settlements – mostly likely in employment relationship with domestic workers – reduced prejudice toward residents of informal settlements but this relationship was no</w:delText>
        </w:r>
        <w:r w:rsidR="00670E09" w:rsidRPr="00347073" w:rsidDel="00347073">
          <w:rPr>
            <w:rPrChange w:id="437" w:author="Colin Tredoux" w:date="2014-11-11T15:39:00Z">
              <w:rPr/>
            </w:rPrChange>
          </w:rPr>
          <w:delText>t</w:delText>
        </w:r>
        <w:r w:rsidRPr="00347073" w:rsidDel="00347073">
          <w:rPr>
            <w:rPrChange w:id="438" w:author="Colin Tredoux" w:date="2014-11-11T15:39:00Z">
              <w:rPr/>
            </w:rPrChange>
          </w:rPr>
          <w:delText xml:space="preserve"> affected by the decreased threat and increase empathy that was also associated with good quality contact. Presumably these residents already experienced high levels of threat associated with falling house prices and the possibility of crime</w:delText>
        </w:r>
        <w:r w:rsidR="000B7442" w:rsidRPr="00347073" w:rsidDel="00347073">
          <w:rPr>
            <w:rPrChange w:id="439" w:author="Colin Tredoux" w:date="2014-11-11T15:39:00Z">
              <w:rPr/>
            </w:rPrChange>
          </w:rPr>
          <w:delText xml:space="preserve"> and negative emotions linked being disturbed by noise, affected by electricity theft, etc. </w:delText>
        </w:r>
        <w:r w:rsidRPr="00347073" w:rsidDel="00347073">
          <w:rPr>
            <w:rPrChange w:id="440" w:author="Colin Tredoux" w:date="2014-11-11T15:39:00Z">
              <w:rPr/>
            </w:rPrChange>
          </w:rPr>
          <w:delText>In this context</w:delText>
        </w:r>
        <w:r w:rsidR="000B7442" w:rsidRPr="00347073" w:rsidDel="00347073">
          <w:rPr>
            <w:rPrChange w:id="441" w:author="Colin Tredoux" w:date="2014-11-11T15:39:00Z">
              <w:rPr/>
            </w:rPrChange>
          </w:rPr>
          <w:delText xml:space="preserve">, good quality contact reduces prejudice and promotes empathy with the plight of people living in informal settlements, but these effects are independent of and do no ameliorate the negative effects of threat and negative emotions. </w:delText>
        </w:r>
      </w:del>
    </w:p>
    <w:p w14:paraId="464EBC2C" w14:textId="059D0546" w:rsidR="00C1609E" w:rsidRPr="00347073" w:rsidDel="00347073" w:rsidRDefault="00C1609E" w:rsidP="000A486A">
      <w:pPr>
        <w:pStyle w:val="NoSpacing"/>
        <w:rPr>
          <w:del w:id="442" w:author="Colin Tredoux" w:date="2014-11-11T15:38:00Z"/>
          <w:rPrChange w:id="443" w:author="Colin Tredoux" w:date="2014-11-11T15:39:00Z">
            <w:rPr>
              <w:del w:id="444" w:author="Colin Tredoux" w:date="2014-11-11T15:38:00Z"/>
            </w:rPr>
          </w:rPrChange>
        </w:rPr>
      </w:pPr>
    </w:p>
    <w:p w14:paraId="5595AE76" w14:textId="07EC943C" w:rsidR="00C1609E" w:rsidRPr="00347073" w:rsidDel="00347073" w:rsidRDefault="00C1609E" w:rsidP="000A486A">
      <w:pPr>
        <w:pStyle w:val="NoSpacing"/>
        <w:rPr>
          <w:del w:id="445" w:author="Colin Tredoux" w:date="2014-11-11T15:38:00Z"/>
          <w:rPrChange w:id="446" w:author="Colin Tredoux" w:date="2014-11-11T15:39:00Z">
            <w:rPr>
              <w:del w:id="447" w:author="Colin Tredoux" w:date="2014-11-11T15:38:00Z"/>
            </w:rPr>
          </w:rPrChange>
        </w:rPr>
      </w:pPr>
      <w:del w:id="448" w:author="Colin Tredoux" w:date="2014-11-11T15:38:00Z">
        <w:r w:rsidRPr="00347073" w:rsidDel="00347073">
          <w:rPr>
            <w:rPrChange w:id="449" w:author="Colin Tredoux" w:date="2014-11-11T15:39:00Z">
              <w:rPr/>
            </w:rPrChange>
          </w:rPr>
          <w:delText xml:space="preserve">The model for </w:delText>
        </w:r>
        <w:r w:rsidR="000B7442" w:rsidRPr="00347073" w:rsidDel="00347073">
          <w:rPr>
            <w:rPrChange w:id="450" w:author="Colin Tredoux" w:date="2014-11-11T15:39:00Z">
              <w:rPr/>
            </w:rPrChange>
          </w:rPr>
          <w:delText>participants</w:delText>
        </w:r>
        <w:r w:rsidRPr="00347073" w:rsidDel="00347073">
          <w:rPr>
            <w:rPrChange w:id="451" w:author="Colin Tredoux" w:date="2014-11-11T15:39:00Z">
              <w:rPr/>
            </w:rPrChange>
          </w:rPr>
          <w:delText xml:space="preserve"> living further away from </w:delText>
        </w:r>
        <w:r w:rsidR="000B7442" w:rsidRPr="00347073" w:rsidDel="00347073">
          <w:rPr>
            <w:rPrChange w:id="452" w:author="Colin Tredoux" w:date="2014-11-11T15:39:00Z">
              <w:rPr/>
            </w:rPrChange>
          </w:rPr>
          <w:delText xml:space="preserve">informal settlements is similar. There is a strong direct negative effect between contact quality and prejudice. In addition, good quality contact affects prejudice by reducing negative emotions. At the same time quality contact is associated with reduced thread and increased empathy, but these mediators were not associated with prejudice. </w:delText>
        </w:r>
      </w:del>
    </w:p>
    <w:p w14:paraId="6A52D3D5" w14:textId="19FF823D" w:rsidR="007C6357" w:rsidRPr="00347073" w:rsidDel="00347073" w:rsidRDefault="007C6357" w:rsidP="000A486A">
      <w:pPr>
        <w:pStyle w:val="NoSpacing"/>
        <w:rPr>
          <w:del w:id="453" w:author="Colin Tredoux" w:date="2014-11-11T15:38:00Z"/>
          <w:rPrChange w:id="454" w:author="Colin Tredoux" w:date="2014-11-11T15:39:00Z">
            <w:rPr>
              <w:del w:id="455" w:author="Colin Tredoux" w:date="2014-11-11T15:38:00Z"/>
            </w:rPr>
          </w:rPrChange>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808"/>
      </w:tblGrid>
      <w:tr w:rsidR="007C6357" w:rsidRPr="00347073" w:rsidDel="00347073" w14:paraId="33338F28" w14:textId="170D6933" w:rsidTr="0069273E">
        <w:trPr>
          <w:jc w:val="center"/>
          <w:del w:id="456" w:author="Colin Tredoux" w:date="2014-11-11T15:38:00Z"/>
        </w:trPr>
        <w:tc>
          <w:tcPr>
            <w:tcW w:w="2808" w:type="dxa"/>
          </w:tcPr>
          <w:p w14:paraId="069592F6" w14:textId="3BCBDDEC" w:rsidR="007C6357" w:rsidRPr="00347073" w:rsidDel="00347073" w:rsidRDefault="007C6357" w:rsidP="000A486A">
            <w:pPr>
              <w:pStyle w:val="NoSpacing"/>
              <w:jc w:val="center"/>
              <w:rPr>
                <w:del w:id="457" w:author="Colin Tredoux" w:date="2014-11-11T15:38:00Z"/>
                <w:rPrChange w:id="458" w:author="Colin Tredoux" w:date="2014-11-11T15:39:00Z">
                  <w:rPr>
                    <w:del w:id="459" w:author="Colin Tredoux" w:date="2014-11-11T15:38:00Z"/>
                  </w:rPr>
                </w:rPrChange>
              </w:rPr>
            </w:pPr>
            <w:del w:id="460" w:author="Colin Tredoux" w:date="2014-11-11T15:38:00Z">
              <w:r w:rsidRPr="00347073" w:rsidDel="00347073">
                <w:rPr>
                  <w:rPrChange w:id="461" w:author="Colin Tredoux" w:date="2014-11-11T15:39:00Z">
                    <w:rPr/>
                  </w:rPrChange>
                </w:rPr>
                <w:delText>Insert Figure 3 about here</w:delText>
              </w:r>
            </w:del>
          </w:p>
        </w:tc>
      </w:tr>
    </w:tbl>
    <w:p w14:paraId="5C07B650" w14:textId="77777777" w:rsidR="00C637A4" w:rsidRPr="00347073" w:rsidRDefault="00C637A4" w:rsidP="000A486A">
      <w:pPr>
        <w:pStyle w:val="NoSpacing"/>
        <w:rPr>
          <w:rPrChange w:id="462" w:author="Colin Tredoux" w:date="2014-11-11T15:39:00Z">
            <w:rPr/>
          </w:rPrChange>
        </w:rPr>
      </w:pPr>
    </w:p>
    <w:p w14:paraId="2EEA1187" w14:textId="77777777" w:rsidR="00C637A4" w:rsidRPr="00347073" w:rsidRDefault="00C637A4" w:rsidP="000A486A">
      <w:pPr>
        <w:pStyle w:val="NoSpacing"/>
        <w:rPr>
          <w:b/>
          <w:rPrChange w:id="463" w:author="Colin Tredoux" w:date="2014-11-11T15:39:00Z">
            <w:rPr>
              <w:b/>
            </w:rPr>
          </w:rPrChange>
        </w:rPr>
      </w:pPr>
      <w:r w:rsidRPr="00347073">
        <w:rPr>
          <w:b/>
          <w:rPrChange w:id="464" w:author="Colin Tredoux" w:date="2014-11-11T15:39:00Z">
            <w:rPr>
              <w:b/>
            </w:rPr>
          </w:rPrChange>
        </w:rPr>
        <w:t>Conclusion</w:t>
      </w:r>
    </w:p>
    <w:p w14:paraId="64AF222F" w14:textId="77777777" w:rsidR="00C637A4" w:rsidRPr="00347073" w:rsidRDefault="00C637A4" w:rsidP="000A486A">
      <w:pPr>
        <w:pStyle w:val="NoSpacing"/>
        <w:rPr>
          <w:rPrChange w:id="465" w:author="Colin Tredoux" w:date="2014-11-11T15:39:00Z">
            <w:rPr/>
          </w:rPrChange>
        </w:rPr>
      </w:pPr>
    </w:p>
    <w:p w14:paraId="2DBF637B" w14:textId="77777777" w:rsidR="002C227F" w:rsidRDefault="009C113A" w:rsidP="000A486A">
      <w:pPr>
        <w:pStyle w:val="NoSpacing"/>
      </w:pPr>
      <w:r w:rsidRPr="00347073">
        <w:rPr>
          <w:rPrChange w:id="466" w:author="Colin Tredoux" w:date="2014-11-11T15:39:00Z">
            <w:rPr/>
          </w:rPrChange>
        </w:rPr>
        <w:t xml:space="preserve">The contact literature has moved on from asking whether contact reduces prejudice. To form the basis of effective interventions we need to understand how the effects of different kinds of contact operate alongside each other. Following research that has explored contradictory effects of regional diversity and interpersonal contact, and positive and negatively valenced interpersonal contacts, we set out </w:t>
      </w:r>
      <w:r w:rsidR="002C227F" w:rsidRPr="00347073">
        <w:rPr>
          <w:rPrChange w:id="467" w:author="Colin Tredoux" w:date="2014-11-11T15:39:00Z">
            <w:rPr/>
          </w:rPrChange>
        </w:rPr>
        <w:t xml:space="preserve">to determine </w:t>
      </w:r>
      <w:r w:rsidRPr="00347073">
        <w:rPr>
          <w:rPrChange w:id="468" w:author="Colin Tredoux" w:date="2014-11-11T15:39:00Z">
            <w:rPr/>
          </w:rPrChange>
        </w:rPr>
        <w:t xml:space="preserve">whether contradictory effects </w:t>
      </w:r>
      <w:r w:rsidR="002C227F" w:rsidRPr="00347073">
        <w:rPr>
          <w:rPrChange w:id="469" w:author="Colin Tredoux" w:date="2014-11-11T15:39:00Z">
            <w:rPr/>
          </w:rPrChange>
        </w:rPr>
        <w:t xml:space="preserve">of contact </w:t>
      </w:r>
      <w:r w:rsidRPr="00347073">
        <w:rPr>
          <w:rPrChange w:id="470" w:author="Colin Tredoux" w:date="2014-11-11T15:39:00Z">
            <w:rPr/>
          </w:rPrChange>
        </w:rPr>
        <w:t xml:space="preserve">can be reconciled. Our research has taught us that this </w:t>
      </w:r>
      <w:r w:rsidR="002C227F" w:rsidRPr="00347073">
        <w:rPr>
          <w:rPrChange w:id="471" w:author="Colin Tredoux" w:date="2014-11-11T15:39:00Z">
            <w:rPr/>
          </w:rPrChange>
        </w:rPr>
        <w:t>might have been the wrong question. The effects might not be able to be r</w:t>
      </w:r>
      <w:r w:rsidR="002C227F">
        <w:t>econciled in the sense that the positive and negative effects and simply be added to each other. According to the wisdom of the prejudice reduction models of social change we might be able to get around the problem of negative contact by orchestrating more positive contact</w:t>
      </w:r>
      <w:r w:rsidR="000D40A3">
        <w:t>, as suggested</w:t>
      </w:r>
      <w:r w:rsidR="002C227F">
        <w:t xml:space="preserve"> by </w:t>
      </w:r>
      <w:r w:rsidR="00A17733">
        <w:t>Christ, et al., (2014)</w:t>
      </w:r>
      <w:r w:rsidR="002C227F">
        <w:t xml:space="preserve"> </w:t>
      </w:r>
      <w:r w:rsidR="00A17733">
        <w:t>and (</w:t>
      </w:r>
      <w:r w:rsidR="002C227F">
        <w:t>G</w:t>
      </w:r>
      <w:r w:rsidR="000D40A3">
        <w:t>raf et al., 2014</w:t>
      </w:r>
      <w:r w:rsidR="00A17733">
        <w:t>)</w:t>
      </w:r>
      <w:r w:rsidR="002C227F">
        <w:t>.</w:t>
      </w:r>
      <w:r w:rsidR="00C848C3">
        <w:t xml:space="preserve"> </w:t>
      </w:r>
    </w:p>
    <w:p w14:paraId="22582992" w14:textId="77777777" w:rsidR="00C848C3" w:rsidRDefault="00C848C3" w:rsidP="000A486A">
      <w:pPr>
        <w:pStyle w:val="NoSpacing"/>
      </w:pPr>
    </w:p>
    <w:p w14:paraId="2B3F8F3F" w14:textId="77777777" w:rsidR="00C848C3" w:rsidRDefault="00C848C3" w:rsidP="000A486A">
      <w:pPr>
        <w:pStyle w:val="NoSpacing"/>
      </w:pPr>
      <w:r>
        <w:t xml:space="preserve">In contrast, our data show that </w:t>
      </w:r>
      <w:r w:rsidR="001D4EA3">
        <w:t xml:space="preserve">different kinds of contact not only have different valence and outcomes, but they follow different paths to and are differentially related to prejudice. </w:t>
      </w:r>
    </w:p>
    <w:p w14:paraId="4067291F" w14:textId="77777777" w:rsidR="00CD689C" w:rsidRDefault="001D4EA3" w:rsidP="00D8698D">
      <w:pPr>
        <w:pStyle w:val="NoSpacing"/>
      </w:pPr>
      <w:r>
        <w:t xml:space="preserve">On the one hand, by living on the boundaries between groups, neighbours that could see, smell, and hear the informal settlement experienced a form of contact we designated ‘frontier contact’.  frontier contact, living on the </w:t>
      </w:r>
      <w:r w:rsidR="009675CA">
        <w:t>boundaries between groups</w:t>
      </w:r>
      <w:r w:rsidR="00D8698D">
        <w:t>. W</w:t>
      </w:r>
      <w:r w:rsidR="006417D8">
        <w:t xml:space="preserve">e get a glimpse of the social </w:t>
      </w:r>
      <w:r w:rsidR="006417D8">
        <w:lastRenderedPageBreak/>
        <w:t xml:space="preserve">psychological experience of frontier contact from the map depicting the geographic distribution of threat across Northdale (Figure 1). </w:t>
      </w:r>
      <w:r w:rsidR="00B5000B">
        <w:t>Residents</w:t>
      </w:r>
      <w:r w:rsidR="006417D8">
        <w:t xml:space="preserve"> living in the </w:t>
      </w:r>
      <w:r w:rsidR="00B5000B">
        <w:t>immediate</w:t>
      </w:r>
      <w:r w:rsidR="006417D8">
        <w:t xml:space="preserve"> physical proximity or in eyeshot of an informal settlement were more likely to feel threatened by the possibility of crime, physical attack and damage to property. On the other hand, those areas of the neighbourhood that were </w:t>
      </w:r>
      <w:r w:rsidR="006E7658">
        <w:t xml:space="preserve">physically separated from informal settlements by streams were far less to experience such threat. </w:t>
      </w:r>
    </w:p>
    <w:p w14:paraId="50A15DCE" w14:textId="77777777" w:rsidR="00CD689C" w:rsidRDefault="00CD689C" w:rsidP="000A486A">
      <w:pPr>
        <w:pStyle w:val="NoSpacing"/>
      </w:pPr>
    </w:p>
    <w:p w14:paraId="599895FB" w14:textId="77777777" w:rsidR="00CD689C" w:rsidRDefault="0069273E" w:rsidP="000A486A">
      <w:pPr>
        <w:pStyle w:val="NoSpacing"/>
      </w:pPr>
      <w:r>
        <w:t xml:space="preserve">The results of our modelling showed that interpersonal and frontier contact were empirically distinct, and each established different paths with prejudice. </w:t>
      </w:r>
      <w:r w:rsidR="006D18F6">
        <w:t xml:space="preserve">Figure 2 shows that frontier contact was not directly correlated with prejudice, but had a powerful effect on prejudice through the mediating variables of threat and </w:t>
      </w:r>
      <w:r>
        <w:t>contact avoidance</w:t>
      </w:r>
      <w:r w:rsidR="006D18F6">
        <w:t xml:space="preserve">. </w:t>
      </w:r>
      <w:r w:rsidR="00D068CE">
        <w:t>Staying near to an informal settlement pro</w:t>
      </w:r>
      <w:r>
        <w:t>moted threat and a desire to avoid outgroup contacts</w:t>
      </w:r>
      <w:r w:rsidR="00D068CE">
        <w:t xml:space="preserve">, which in turn </w:t>
      </w:r>
      <w:r>
        <w:t xml:space="preserve">were associated with </w:t>
      </w:r>
      <w:r w:rsidR="00D068CE">
        <w:t xml:space="preserve">increased prejudice. It is unlikely that more residents with higher levels of threat and </w:t>
      </w:r>
      <w:r>
        <w:t xml:space="preserve">contact avoidance motives </w:t>
      </w:r>
      <w:r w:rsidR="00D068CE">
        <w:t xml:space="preserve">chose to live near informal settlements, giving grounds to believe that the effects are in the causal direction depicted by the model. </w:t>
      </w:r>
    </w:p>
    <w:p w14:paraId="4DBE9879" w14:textId="77777777" w:rsidR="009675CA" w:rsidRDefault="009675CA" w:rsidP="000A486A">
      <w:pPr>
        <w:pStyle w:val="NoSpacing"/>
      </w:pPr>
    </w:p>
    <w:p w14:paraId="23EC2F14" w14:textId="77777777" w:rsidR="00D068CE" w:rsidRDefault="002649EB" w:rsidP="000A486A">
      <w:pPr>
        <w:pStyle w:val="NoSpacing"/>
      </w:pPr>
      <w:r>
        <w:t xml:space="preserve">In direct contrast to these </w:t>
      </w:r>
      <w:r w:rsidR="000F786A">
        <w:t>effects and in line with the expectations of contact theory,</w:t>
      </w:r>
      <w:r>
        <w:t xml:space="preserve"> </w:t>
      </w:r>
      <w:r w:rsidR="000F786A">
        <w:t xml:space="preserve">good quality interpersonal contact was directly associated with reduced prejudice. </w:t>
      </w:r>
      <w:commentRangeStart w:id="472"/>
      <w:r w:rsidR="000F786A">
        <w:t>This effect was equally strong for residents living in the threat regions near to or far away from the informal settlements</w:t>
      </w:r>
      <w:commentRangeEnd w:id="472"/>
      <w:r w:rsidR="0069273E">
        <w:rPr>
          <w:rStyle w:val="CommentReference"/>
          <w:rFonts w:ascii="Times" w:eastAsia="Times New Roman" w:hAnsi="Times" w:cs="Times"/>
          <w:lang w:val="en-GB" w:eastAsia="en-GB"/>
        </w:rPr>
        <w:commentReference w:id="472"/>
      </w:r>
      <w:r w:rsidR="000F786A">
        <w:t xml:space="preserve">. </w:t>
      </w:r>
      <w:commentRangeStart w:id="473"/>
      <w:r w:rsidR="000F786A">
        <w:t>In addition for those living far from informal settlements, the prejudice reduction effect of good quality interpersonal contact was attributable to reduce negative emotions. Surprisingly, the reduced threat and increased empathy associated with good quality contact did not tr</w:t>
      </w:r>
      <w:r w:rsidR="00771A7C">
        <w:t xml:space="preserve">anslate into reduced prejudice, either among the either sample living close to or far from an informal settlement. </w:t>
      </w:r>
      <w:commentRangeEnd w:id="473"/>
      <w:r w:rsidR="0069273E">
        <w:rPr>
          <w:rStyle w:val="CommentReference"/>
          <w:rFonts w:ascii="Times" w:eastAsia="Times New Roman" w:hAnsi="Times" w:cs="Times"/>
          <w:lang w:val="en-GB" w:eastAsia="en-GB"/>
        </w:rPr>
        <w:commentReference w:id="473"/>
      </w:r>
    </w:p>
    <w:p w14:paraId="36D6D2EE" w14:textId="77777777" w:rsidR="000F786A" w:rsidRDefault="000F786A" w:rsidP="000A486A">
      <w:pPr>
        <w:pStyle w:val="NoSpacing"/>
      </w:pPr>
    </w:p>
    <w:p w14:paraId="6A66C4EF" w14:textId="77777777" w:rsidR="00344E47" w:rsidRDefault="008419A0" w:rsidP="000A486A">
      <w:pPr>
        <w:pStyle w:val="NoSpacing"/>
      </w:pPr>
      <w:r>
        <w:t xml:space="preserve">Together, the results paint a picture of complex contradictory experience of intergroup contact. </w:t>
      </w:r>
      <w:r w:rsidR="0052608E">
        <w:t xml:space="preserve">Frontier contact promotes threat, </w:t>
      </w:r>
      <w:r w:rsidR="0069273E">
        <w:t>contact avoidance</w:t>
      </w:r>
      <w:r w:rsidR="0052608E">
        <w:t xml:space="preserve"> and prejudice, whereas interpersonal contact reduces prejudice. </w:t>
      </w:r>
      <w:r w:rsidR="002A33EA">
        <w:t xml:space="preserve">The contradictory effects operate alongside each other, without one effect generalizing to gradually supersede or take over the other. The residents of Northdale manifested a remarkable ability to partition and compartmentalize rather than generalize the contradictory effects. Living near to an informal settlement prompted fears about crime and attack, and these translated into </w:t>
      </w:r>
      <w:r w:rsidR="0069273E">
        <w:t xml:space="preserve">contact avoidance and </w:t>
      </w:r>
      <w:r w:rsidR="002A33EA">
        <w:t xml:space="preserve">increase prejudice. On the other hand, good quality contact with individuals from the informal settlement promoted empathy for the plight of people living in these conditions, and it reduced prejudice. However, these beneficial effects </w:t>
      </w:r>
      <w:r w:rsidR="00276996">
        <w:t xml:space="preserve">do not eradicate the threat associated with potential criminal activity emanating from the informal settlements.  </w:t>
      </w:r>
    </w:p>
    <w:p w14:paraId="039DE1D0" w14:textId="77777777" w:rsidR="002A33EA" w:rsidRDefault="002A33EA" w:rsidP="000A486A">
      <w:pPr>
        <w:pStyle w:val="NoSpacing"/>
      </w:pPr>
    </w:p>
    <w:p w14:paraId="5AECABFF" w14:textId="77777777" w:rsidR="00F643D9" w:rsidRDefault="00D34370" w:rsidP="000A486A">
      <w:pPr>
        <w:pStyle w:val="NoSpacing"/>
      </w:pPr>
      <w:r>
        <w:t xml:space="preserve">These findings </w:t>
      </w:r>
      <w:r w:rsidR="0069273E">
        <w:t>help us to think differently about contact-based change interventions. Perhaps the traditional prejudice reduction approaches are at once too optimisti</w:t>
      </w:r>
      <w:r w:rsidR="00460ADA">
        <w:t xml:space="preserve">c and pessimistic. They hope to </w:t>
      </w:r>
      <w:r w:rsidR="0069273E">
        <w:t>eradicate prejudice</w:t>
      </w:r>
      <w:r w:rsidR="00460ADA">
        <w:t xml:space="preserve"> through generalized effects of positive contact but</w:t>
      </w:r>
      <w:r w:rsidR="0069273E">
        <w:t xml:space="preserve"> then </w:t>
      </w:r>
      <w:r w:rsidR="00460ADA">
        <w:t xml:space="preserve">offer no hope when real world contact produces negative experiences. </w:t>
      </w:r>
      <w:r w:rsidR="00D33FF2">
        <w:t xml:space="preserve">The compartmentalization of contradictory contact effects suggests alternative strategies to promote social change. For example, efforts to reduce prejudice through good quality contact interventions in Northdale might be doomed to failure given the nature of the </w:t>
      </w:r>
      <w:r w:rsidR="00460ADA">
        <w:t xml:space="preserve">real and immediate </w:t>
      </w:r>
      <w:r w:rsidR="00D33FF2">
        <w:t xml:space="preserve">threats. Nonetheless, </w:t>
      </w:r>
      <w:r w:rsidR="004B1C95">
        <w:t xml:space="preserve">the </w:t>
      </w:r>
      <w:r w:rsidR="00D33FF2">
        <w:t xml:space="preserve">empathy that these relatively poor and historically oppressed Indian residents have with their even poorer, marginalized and oppressed neighbours is potentially the foundation of solidarity </w:t>
      </w:r>
      <w:r w:rsidR="004B1C95">
        <w:t xml:space="preserve">between </w:t>
      </w:r>
      <w:r w:rsidR="00D33FF2">
        <w:t xml:space="preserve">these groups and the basis for </w:t>
      </w:r>
      <w:r w:rsidR="00F643D9">
        <w:t xml:space="preserve">collective </w:t>
      </w:r>
      <w:r w:rsidR="00D33FF2">
        <w:t>action</w:t>
      </w:r>
      <w:r w:rsidR="00F643D9">
        <w:t xml:space="preserve">. The question then is how to </w:t>
      </w:r>
      <w:r w:rsidR="004B1C95">
        <w:t>foster</w:t>
      </w:r>
      <w:r w:rsidR="00F643D9">
        <w:t xml:space="preserve"> empathy, solidarity and the kind of collective action that would promote genuine social change?</w:t>
      </w:r>
      <w:r w:rsidR="00C1628B">
        <w:t xml:space="preserve"> (see Dixon et al., in press)</w:t>
      </w:r>
    </w:p>
    <w:p w14:paraId="448F41C2" w14:textId="77777777" w:rsidR="00D34370" w:rsidRDefault="00D34370" w:rsidP="000A486A">
      <w:pPr>
        <w:pStyle w:val="NoSpacing"/>
      </w:pPr>
    </w:p>
    <w:p w14:paraId="46DA8D70" w14:textId="77777777" w:rsidR="00E72701" w:rsidRDefault="00E72701" w:rsidP="000A486A">
      <w:pPr>
        <w:pStyle w:val="NoSpacing"/>
      </w:pPr>
    </w:p>
    <w:p w14:paraId="4970D2FC" w14:textId="77777777" w:rsidR="00CA5434" w:rsidRPr="007203B4" w:rsidRDefault="00CA5434" w:rsidP="000A486A">
      <w:pPr>
        <w:pStyle w:val="NoSpacing"/>
        <w:rPr>
          <w:b/>
        </w:rPr>
      </w:pPr>
      <w:r w:rsidRPr="007203B4">
        <w:rPr>
          <w:b/>
        </w:rPr>
        <w:t>References</w:t>
      </w:r>
    </w:p>
    <w:p w14:paraId="085AEA76" w14:textId="77777777" w:rsidR="00CA5434" w:rsidRDefault="00CA5434" w:rsidP="000A486A">
      <w:pPr>
        <w:pStyle w:val="NoSpacing"/>
        <w:rPr>
          <w:lang w:val="nb-NO"/>
        </w:rPr>
      </w:pPr>
    </w:p>
    <w:p w14:paraId="22E16D56" w14:textId="77777777" w:rsidR="00345419" w:rsidRPr="00266BE3" w:rsidRDefault="00345419" w:rsidP="00345419">
      <w:pPr>
        <w:pStyle w:val="NoSpacing"/>
      </w:pPr>
      <w:r w:rsidRPr="00266BE3">
        <w:t xml:space="preserve">Allport, G.W. (1954). </w:t>
      </w:r>
      <w:r w:rsidRPr="00266BE3">
        <w:rPr>
          <w:i/>
        </w:rPr>
        <w:t>The nature of prejudice</w:t>
      </w:r>
      <w:r w:rsidRPr="00266BE3">
        <w:t>. Garden City, NY: Doubleday.</w:t>
      </w:r>
    </w:p>
    <w:p w14:paraId="3D2C461F" w14:textId="77777777" w:rsidR="00345419" w:rsidRDefault="00345419" w:rsidP="00345419">
      <w:pPr>
        <w:pStyle w:val="NoSpacing"/>
      </w:pPr>
    </w:p>
    <w:p w14:paraId="668AF0D8" w14:textId="77777777" w:rsidR="00345419" w:rsidRDefault="005E7032" w:rsidP="005E7032">
      <w:pPr>
        <w:pStyle w:val="NoSpacing"/>
        <w:rPr>
          <w:lang w:val="en-US"/>
        </w:rPr>
      </w:pPr>
      <w:r w:rsidRPr="005E7032">
        <w:rPr>
          <w:lang w:val="en-US"/>
        </w:rPr>
        <w:lastRenderedPageBreak/>
        <w:t>Barlow, F. K., Paolini, S., Pedersen, A., Hornsey, M. J., Radke, H. R. M.,</w:t>
      </w:r>
      <w:r>
        <w:rPr>
          <w:lang w:val="en-US"/>
        </w:rPr>
        <w:t xml:space="preserve"> </w:t>
      </w:r>
      <w:r w:rsidRPr="005E7032">
        <w:rPr>
          <w:lang w:val="en-US"/>
        </w:rPr>
        <w:t xml:space="preserve">Harwood, J., </w:t>
      </w:r>
      <w:r>
        <w:rPr>
          <w:lang w:val="en-US"/>
        </w:rPr>
        <w:t>Rubin, M., &amp;</w:t>
      </w:r>
      <w:r w:rsidRPr="005E7032">
        <w:rPr>
          <w:lang w:val="en-US"/>
        </w:rPr>
        <w:t xml:space="preserve"> Sibley, C. G. (2012). The contact caveat: Negative contact</w:t>
      </w:r>
      <w:r>
        <w:rPr>
          <w:lang w:val="en-US"/>
        </w:rPr>
        <w:t xml:space="preserve"> </w:t>
      </w:r>
      <w:r w:rsidRPr="005E7032">
        <w:rPr>
          <w:lang w:val="en-US"/>
        </w:rPr>
        <w:t>predicts increased prejudice more than positive contact predicts reduced</w:t>
      </w:r>
      <w:r>
        <w:rPr>
          <w:lang w:val="en-US"/>
        </w:rPr>
        <w:t xml:space="preserve"> </w:t>
      </w:r>
      <w:r w:rsidRPr="005E7032">
        <w:rPr>
          <w:lang w:val="en-US"/>
        </w:rPr>
        <w:t xml:space="preserve">prejudice. </w:t>
      </w:r>
      <w:r w:rsidRPr="005E7032">
        <w:rPr>
          <w:i/>
          <w:lang w:val="en-US"/>
        </w:rPr>
        <w:t>Personality and Social Psychology Bulletin</w:t>
      </w:r>
      <w:r w:rsidRPr="005E7032">
        <w:rPr>
          <w:lang w:val="en-US"/>
        </w:rPr>
        <w:t xml:space="preserve">, </w:t>
      </w:r>
      <w:r w:rsidRPr="005E7032">
        <w:rPr>
          <w:i/>
          <w:lang w:val="en-US"/>
        </w:rPr>
        <w:t>38</w:t>
      </w:r>
      <w:r w:rsidRPr="005E7032">
        <w:rPr>
          <w:lang w:val="en-US"/>
        </w:rPr>
        <w:t>, 1629–1643.</w:t>
      </w:r>
      <w:r>
        <w:rPr>
          <w:lang w:val="en-US"/>
        </w:rPr>
        <w:t xml:space="preserve"> </w:t>
      </w:r>
      <w:r w:rsidRPr="005E7032">
        <w:rPr>
          <w:lang w:val="en-US"/>
        </w:rPr>
        <w:t>doi: 10.1177/0146167212457953</w:t>
      </w:r>
    </w:p>
    <w:p w14:paraId="7B4689A6" w14:textId="77777777" w:rsidR="005E7032" w:rsidRDefault="005E7032" w:rsidP="005E7032">
      <w:pPr>
        <w:pStyle w:val="NoSpacing"/>
        <w:rPr>
          <w:lang w:val="en-US"/>
        </w:rPr>
      </w:pPr>
    </w:p>
    <w:p w14:paraId="5C1B96D2" w14:textId="77777777" w:rsidR="00345419" w:rsidRPr="00266BE3" w:rsidRDefault="00345419" w:rsidP="00345419">
      <w:pPr>
        <w:pStyle w:val="NoSpacing"/>
        <w:rPr>
          <w:lang w:val="en-GB"/>
        </w:rPr>
      </w:pPr>
      <w:r w:rsidRPr="00266BE3">
        <w:rPr>
          <w:lang w:val="en-GB"/>
        </w:rPr>
        <w:t xml:space="preserve">Brown, R., &amp; Hewstone, M. (2005). An integrative theory of intergroup contact.  In: M.P. Zanna (ed.) </w:t>
      </w:r>
      <w:r w:rsidRPr="00266BE3">
        <w:rPr>
          <w:i/>
          <w:lang w:val="en-GB"/>
        </w:rPr>
        <w:t>Advances in Experimental Social Psychology.</w:t>
      </w:r>
      <w:r w:rsidRPr="00266BE3">
        <w:rPr>
          <w:lang w:val="en-GB"/>
        </w:rPr>
        <w:t xml:space="preserve"> Academic Press, San Diego, pp. 255-343.</w:t>
      </w:r>
    </w:p>
    <w:p w14:paraId="2975D753" w14:textId="77777777" w:rsidR="00345419" w:rsidRDefault="00345419" w:rsidP="00345419">
      <w:pPr>
        <w:pStyle w:val="NoSpacing"/>
      </w:pPr>
    </w:p>
    <w:p w14:paraId="28D2473F" w14:textId="77777777" w:rsidR="00345419" w:rsidRDefault="00345419" w:rsidP="00345419">
      <w:pPr>
        <w:pStyle w:val="NoSpacing"/>
      </w:pPr>
      <w:r>
        <w:t>Charles, C. Z. (2000). Neighborhood racial-composition preferences: Evidence from a multiethnic m</w:t>
      </w:r>
      <w:r w:rsidRPr="00C83B0A">
        <w:t>etropolis</w:t>
      </w:r>
      <w:r>
        <w:t>.</w:t>
      </w:r>
      <w:r w:rsidRPr="00C83B0A">
        <w:t xml:space="preserve"> </w:t>
      </w:r>
      <w:r w:rsidRPr="00C83B0A">
        <w:rPr>
          <w:i/>
        </w:rPr>
        <w:t>Social Problems</w:t>
      </w:r>
      <w:r>
        <w:t>,</w:t>
      </w:r>
      <w:r w:rsidRPr="00C83B0A">
        <w:t xml:space="preserve"> </w:t>
      </w:r>
      <w:r w:rsidRPr="00C83B0A">
        <w:rPr>
          <w:i/>
        </w:rPr>
        <w:t>47</w:t>
      </w:r>
      <w:r w:rsidRPr="00C83B0A">
        <w:t>,</w:t>
      </w:r>
      <w:r>
        <w:t xml:space="preserve"> 379-407.</w:t>
      </w:r>
    </w:p>
    <w:p w14:paraId="2604094A" w14:textId="77777777" w:rsidR="00345419" w:rsidRDefault="00345419" w:rsidP="00345419">
      <w:pPr>
        <w:pStyle w:val="NoSpacing"/>
      </w:pPr>
    </w:p>
    <w:p w14:paraId="03E527B7" w14:textId="77777777" w:rsidR="00345419" w:rsidRDefault="00345419" w:rsidP="00345419">
      <w:pPr>
        <w:pStyle w:val="NoSpacing"/>
      </w:pPr>
      <w:r w:rsidRPr="00DA5E0E">
        <w:t>Christ</w:t>
      </w:r>
      <w:r>
        <w:t xml:space="preserve">. O., </w:t>
      </w:r>
      <w:r w:rsidRPr="00DA5E0E">
        <w:t>Schmid</w:t>
      </w:r>
      <w:r>
        <w:t xml:space="preserve">, C., </w:t>
      </w:r>
      <w:r w:rsidRPr="00DA5E0E">
        <w:t>Lolliot</w:t>
      </w:r>
      <w:r>
        <w:t>, S., S</w:t>
      </w:r>
      <w:r w:rsidRPr="00DA5E0E">
        <w:t>wart</w:t>
      </w:r>
      <w:r>
        <w:t xml:space="preserve">, H., </w:t>
      </w:r>
      <w:r w:rsidRPr="00DA5E0E">
        <w:t>Stollee,</w:t>
      </w:r>
      <w:r>
        <w:t xml:space="preserve"> D., </w:t>
      </w:r>
      <w:r w:rsidRPr="00DA5E0E">
        <w:t>Tausch</w:t>
      </w:r>
      <w:r>
        <w:t xml:space="preserve">, N., </w:t>
      </w:r>
      <w:r w:rsidRPr="00DA5E0E">
        <w:t>Ramiah</w:t>
      </w:r>
      <w:r>
        <w:t xml:space="preserve">, A., </w:t>
      </w:r>
      <w:r w:rsidRPr="00DA5E0E">
        <w:t>Wagner</w:t>
      </w:r>
      <w:r>
        <w:t xml:space="preserve">, U., </w:t>
      </w:r>
      <w:r w:rsidRPr="00DA5E0E">
        <w:t>Vertovech</w:t>
      </w:r>
      <w:r>
        <w:t xml:space="preserve">, S., &amp; </w:t>
      </w:r>
      <w:r w:rsidRPr="00DA5E0E">
        <w:t>Hewstone</w:t>
      </w:r>
      <w:r>
        <w:t xml:space="preserve">, M. (2014). </w:t>
      </w:r>
      <w:r w:rsidRPr="00DA5E0E">
        <w:t>Contextual effect of positive intergroup contact on outgroup prejudice</w:t>
      </w:r>
      <w:r>
        <w:t xml:space="preserve">. </w:t>
      </w:r>
      <w:r w:rsidRPr="00DA5E0E">
        <w:rPr>
          <w:i/>
        </w:rPr>
        <w:t>Proceedings of the National Academy of Sciences</w:t>
      </w:r>
      <w:r>
        <w:t xml:space="preserve">. </w:t>
      </w:r>
      <w:r w:rsidRPr="00DA5E0E">
        <w:t>doi: 10.1073/pnas.1320901111</w:t>
      </w:r>
      <w:r>
        <w:t xml:space="preserve"> </w:t>
      </w:r>
    </w:p>
    <w:p w14:paraId="09314411" w14:textId="77777777" w:rsidR="00345419" w:rsidRDefault="00345419" w:rsidP="00345419">
      <w:pPr>
        <w:pStyle w:val="NoSpacing"/>
      </w:pPr>
    </w:p>
    <w:p w14:paraId="420CF693" w14:textId="77777777" w:rsidR="00345419" w:rsidRDefault="00345419" w:rsidP="00345419">
      <w:pPr>
        <w:pStyle w:val="NoSpacing"/>
      </w:pPr>
      <w:r w:rsidRPr="00354486">
        <w:t>Crowder</w:t>
      </w:r>
      <w:r>
        <w:t>,</w:t>
      </w:r>
      <w:r w:rsidRPr="00354486">
        <w:t xml:space="preserve"> K. </w:t>
      </w:r>
      <w:r>
        <w:t>(2000). The racial c</w:t>
      </w:r>
      <w:r w:rsidRPr="00354486">
        <w:t>ontext</w:t>
      </w:r>
      <w:r>
        <w:t xml:space="preserve"> of white mobility: An individual-level analysis of the white flight hypothesis.</w:t>
      </w:r>
      <w:r w:rsidRPr="00354486">
        <w:t xml:space="preserve"> </w:t>
      </w:r>
      <w:r w:rsidRPr="00354486">
        <w:rPr>
          <w:i/>
        </w:rPr>
        <w:t>Social Science Research</w:t>
      </w:r>
      <w:r>
        <w:t xml:space="preserve">, </w:t>
      </w:r>
      <w:r w:rsidRPr="00354486">
        <w:rPr>
          <w:i/>
        </w:rPr>
        <w:t>29</w:t>
      </w:r>
      <w:r>
        <w:t xml:space="preserve">, </w:t>
      </w:r>
      <w:r w:rsidRPr="00354486">
        <w:t>223–57.</w:t>
      </w:r>
    </w:p>
    <w:p w14:paraId="065C3A4D" w14:textId="77777777" w:rsidR="00345419" w:rsidRDefault="00345419" w:rsidP="00345419">
      <w:pPr>
        <w:pStyle w:val="NoSpacing"/>
      </w:pPr>
    </w:p>
    <w:p w14:paraId="1B3547BC" w14:textId="77777777" w:rsidR="00345419" w:rsidRDefault="00345419" w:rsidP="00345419">
      <w:pPr>
        <w:pStyle w:val="NoSpacing"/>
      </w:pPr>
      <w:r>
        <w:t xml:space="preserve">Davies, K., Tropp, L. R., Aron, A., Pettigrew, T. F., &amp; Wright, S. C. (2011).  Cross-group friendships and intergroup attitudes: A meta-analytic review. </w:t>
      </w:r>
      <w:r w:rsidRPr="007254C3">
        <w:rPr>
          <w:i/>
        </w:rPr>
        <w:t>Personality and Social Psychology Review</w:t>
      </w:r>
      <w:r>
        <w:t xml:space="preserve">, </w:t>
      </w:r>
      <w:r w:rsidRPr="007254C3">
        <w:rPr>
          <w:i/>
        </w:rPr>
        <w:t>15</w:t>
      </w:r>
      <w:r>
        <w:t>, 332-351.</w:t>
      </w:r>
    </w:p>
    <w:p w14:paraId="660DADC5" w14:textId="77777777" w:rsidR="00345419" w:rsidRDefault="00345419" w:rsidP="00345419">
      <w:pPr>
        <w:pStyle w:val="NoSpacing"/>
      </w:pPr>
    </w:p>
    <w:p w14:paraId="35D03A6E" w14:textId="77777777" w:rsidR="00345419" w:rsidRDefault="00345419" w:rsidP="00345419">
      <w:pPr>
        <w:pStyle w:val="NoSpacing"/>
      </w:pPr>
      <w:r>
        <w:t>Dixon, J. C. (2006).</w:t>
      </w:r>
      <w:r w:rsidRPr="003E29FA">
        <w:t xml:space="preserve"> </w:t>
      </w:r>
      <w:r>
        <w:t xml:space="preserve">The ties that bind and those that don't: Toward reconciling group threat and contact theories of prejudice. </w:t>
      </w:r>
      <w:r w:rsidRPr="003E29FA">
        <w:rPr>
          <w:i/>
        </w:rPr>
        <w:t>Social Forces</w:t>
      </w:r>
      <w:r w:rsidRPr="003E29FA">
        <w:t xml:space="preserve">, </w:t>
      </w:r>
      <w:r w:rsidRPr="003E29FA">
        <w:rPr>
          <w:i/>
        </w:rPr>
        <w:t>84</w:t>
      </w:r>
      <w:r w:rsidRPr="003E29FA">
        <w:t>, 2179-220</w:t>
      </w:r>
      <w:r>
        <w:t>.</w:t>
      </w:r>
    </w:p>
    <w:p w14:paraId="105E5BF7" w14:textId="77777777" w:rsidR="00345419" w:rsidRDefault="00345419" w:rsidP="00345419">
      <w:pPr>
        <w:pStyle w:val="NoSpacing"/>
      </w:pPr>
    </w:p>
    <w:p w14:paraId="0EFAC995" w14:textId="77777777" w:rsidR="00345419" w:rsidRPr="00266BE3" w:rsidRDefault="00345419" w:rsidP="00345419">
      <w:pPr>
        <w:pStyle w:val="NoSpacing"/>
      </w:pPr>
      <w:r w:rsidRPr="00266BE3">
        <w:t xml:space="preserve">Dixon, J., Durrheim, K., &amp; Tredoux, C. (2005). A reality check for the contact hypothesis. </w:t>
      </w:r>
      <w:r w:rsidRPr="00266BE3">
        <w:rPr>
          <w:i/>
        </w:rPr>
        <w:t>American Psychologist, 60</w:t>
      </w:r>
      <w:r w:rsidRPr="00266BE3">
        <w:t>, 697-711.</w:t>
      </w:r>
    </w:p>
    <w:p w14:paraId="46140B1B" w14:textId="77777777" w:rsidR="00345419" w:rsidRDefault="00345419" w:rsidP="00345419">
      <w:pPr>
        <w:pStyle w:val="NoSpacing"/>
      </w:pPr>
    </w:p>
    <w:p w14:paraId="09FAEA92" w14:textId="77777777" w:rsidR="00345419" w:rsidRPr="00266BE3" w:rsidRDefault="00345419" w:rsidP="00345419">
      <w:pPr>
        <w:pStyle w:val="NoSpacing"/>
      </w:pPr>
      <w:r w:rsidRPr="00266BE3">
        <w:t xml:space="preserve">Dixon, J., Durrheim, K., Kerr, P., &amp; Thomae, M. (2013).  </w:t>
      </w:r>
      <w:r w:rsidRPr="00266BE3">
        <w:rPr>
          <w:lang w:val="en-GB"/>
        </w:rPr>
        <w:t>‘What’s so funny ‘bout peace, love and understanding’? Further reflections on the limits of prejudice reduction as a model of social change</w:t>
      </w:r>
      <w:r w:rsidRPr="00266BE3">
        <w:rPr>
          <w:b/>
          <w:lang w:val="en-GB"/>
        </w:rPr>
        <w:t xml:space="preserve">. </w:t>
      </w:r>
      <w:r w:rsidRPr="00266BE3">
        <w:rPr>
          <w:lang w:val="en-GB"/>
        </w:rPr>
        <w:t>Journal of Social and Political Psychology.</w:t>
      </w:r>
    </w:p>
    <w:p w14:paraId="7A059BC2" w14:textId="77777777" w:rsidR="00345419" w:rsidRDefault="00345419" w:rsidP="00345419">
      <w:pPr>
        <w:pStyle w:val="NoSpacing"/>
      </w:pPr>
    </w:p>
    <w:p w14:paraId="44354E92" w14:textId="77777777" w:rsidR="00345419" w:rsidRPr="00266BE3" w:rsidRDefault="00345419" w:rsidP="00345419">
      <w:pPr>
        <w:pStyle w:val="NoSpacing"/>
        <w:rPr>
          <w:lang w:val="en-GB"/>
        </w:rPr>
      </w:pPr>
      <w:r w:rsidRPr="00266BE3">
        <w:rPr>
          <w:lang w:val="en-GB"/>
        </w:rPr>
        <w:t>Dixon, J., Durrheim, K., Thomae, M., T</w:t>
      </w:r>
      <w:r>
        <w:rPr>
          <w:lang w:val="en-GB"/>
        </w:rPr>
        <w:t>redoux, C., &amp; Kerr, P. (in press</w:t>
      </w:r>
      <w:r w:rsidRPr="00266BE3">
        <w:rPr>
          <w:lang w:val="en-GB"/>
        </w:rPr>
        <w:t>).</w:t>
      </w:r>
      <w:r w:rsidRPr="00266BE3">
        <w:rPr>
          <w:lang w:val="en-US"/>
        </w:rPr>
        <w:t xml:space="preserve"> </w:t>
      </w:r>
      <w:r w:rsidRPr="00266BE3">
        <w:rPr>
          <w:lang w:val="en-GB"/>
        </w:rPr>
        <w:t xml:space="preserve">Divide and rule, unite and resist: Contact, collective action and policy attitudes amongst historically disadvantaged groups. </w:t>
      </w:r>
      <w:r w:rsidRPr="00266BE3">
        <w:rPr>
          <w:i/>
          <w:lang w:val="en-GB"/>
        </w:rPr>
        <w:t>Journal of Social Issues</w:t>
      </w:r>
      <w:r w:rsidRPr="00266BE3">
        <w:rPr>
          <w:lang w:val="en-GB"/>
        </w:rPr>
        <w:t>.</w:t>
      </w:r>
    </w:p>
    <w:p w14:paraId="4C1422DC" w14:textId="77777777" w:rsidR="00345419" w:rsidRDefault="00345419" w:rsidP="00345419">
      <w:pPr>
        <w:pStyle w:val="NoSpacing"/>
        <w:rPr>
          <w:lang w:val="en-US"/>
        </w:rPr>
      </w:pPr>
    </w:p>
    <w:p w14:paraId="3B8A3A5F" w14:textId="77777777" w:rsidR="00345419" w:rsidRPr="00266BE3" w:rsidRDefault="00345419" w:rsidP="00345419">
      <w:pPr>
        <w:pStyle w:val="NoSpacing"/>
        <w:rPr>
          <w:lang w:val="en-US"/>
        </w:rPr>
      </w:pPr>
      <w:r w:rsidRPr="00266BE3">
        <w:rPr>
          <w:lang w:val="en-US"/>
        </w:rPr>
        <w:t xml:space="preserve">Durrheim, K., &amp; Dixon, J. (2010). Racial Contact and Change in South Africa. </w:t>
      </w:r>
      <w:r w:rsidRPr="00266BE3">
        <w:rPr>
          <w:i/>
          <w:lang w:val="en-US"/>
        </w:rPr>
        <w:t>Journal of Social Issues</w:t>
      </w:r>
      <w:r w:rsidRPr="00266BE3">
        <w:rPr>
          <w:lang w:val="en-US"/>
        </w:rPr>
        <w:t xml:space="preserve">, </w:t>
      </w:r>
      <w:r w:rsidRPr="00266BE3">
        <w:rPr>
          <w:i/>
          <w:lang w:val="en-US"/>
        </w:rPr>
        <w:t>66</w:t>
      </w:r>
      <w:r w:rsidRPr="00266BE3">
        <w:rPr>
          <w:lang w:val="en-US"/>
        </w:rPr>
        <w:t>, 273-288.</w:t>
      </w:r>
    </w:p>
    <w:p w14:paraId="40EE304B" w14:textId="77777777" w:rsidR="00345419" w:rsidRDefault="00345419" w:rsidP="00345419">
      <w:pPr>
        <w:pStyle w:val="NoSpacing"/>
        <w:rPr>
          <w:lang w:val="en-US"/>
        </w:rPr>
      </w:pPr>
    </w:p>
    <w:p w14:paraId="0CBF88A9" w14:textId="77777777" w:rsidR="00345419" w:rsidRDefault="00345419" w:rsidP="00345419">
      <w:pPr>
        <w:pStyle w:val="NoSpacing"/>
      </w:pPr>
      <w:r>
        <w:t>Fairlie, R. W., Resch, A. M., (200). Is there ‘white ﬂight’ into private schools? Evidence from the</w:t>
      </w:r>
    </w:p>
    <w:p w14:paraId="2AEA85F3" w14:textId="77777777" w:rsidR="00345419" w:rsidRDefault="00345419" w:rsidP="00345419">
      <w:pPr>
        <w:pStyle w:val="NoSpacing"/>
      </w:pPr>
      <w:r>
        <w:t xml:space="preserve">National Educational Longitudinal Survey. Review of Economics and Statistics, </w:t>
      </w:r>
    </w:p>
    <w:p w14:paraId="02218ADB" w14:textId="77777777" w:rsidR="00345419" w:rsidRPr="00266BE3" w:rsidRDefault="00345419" w:rsidP="00345419">
      <w:pPr>
        <w:pStyle w:val="NoSpacing"/>
      </w:pPr>
    </w:p>
    <w:p w14:paraId="5BD8A349" w14:textId="77777777" w:rsidR="00345419" w:rsidRPr="00266BE3" w:rsidRDefault="00345419" w:rsidP="00345419">
      <w:pPr>
        <w:pStyle w:val="NoSpacing"/>
      </w:pPr>
      <w:r w:rsidRPr="00266BE3">
        <w:t xml:space="preserve">Forbes, H. (2004). Ethnic conflict and the contact hypothesis. In Y. T. Lee, C. McAuley, F. Moghaddam, &amp; S.Worchel (Eds.), </w:t>
      </w:r>
      <w:r w:rsidRPr="00266BE3">
        <w:rPr>
          <w:i/>
        </w:rPr>
        <w:t>The psychology of ethnic and cultural conflict</w:t>
      </w:r>
      <w:r w:rsidRPr="00266BE3">
        <w:t xml:space="preserve"> (pp. 69–88). New York: Praeger.</w:t>
      </w:r>
    </w:p>
    <w:p w14:paraId="20FD1C6A" w14:textId="77777777" w:rsidR="00345419" w:rsidRDefault="00345419" w:rsidP="00345419">
      <w:pPr>
        <w:pStyle w:val="NoSpacing"/>
      </w:pPr>
    </w:p>
    <w:p w14:paraId="2937C069" w14:textId="77777777" w:rsidR="00345419" w:rsidRDefault="00345419" w:rsidP="00345419">
      <w:pPr>
        <w:pStyle w:val="NoSpacing"/>
        <w:rPr>
          <w:lang w:val="en-US"/>
        </w:rPr>
      </w:pPr>
      <w:r w:rsidRPr="003E29FA">
        <w:rPr>
          <w:lang w:val="en-US"/>
        </w:rPr>
        <w:t>Fossett, M</w:t>
      </w:r>
      <w:r>
        <w:rPr>
          <w:lang w:val="en-US"/>
        </w:rPr>
        <w:t>. &amp;</w:t>
      </w:r>
      <w:r w:rsidRPr="003E29FA">
        <w:rPr>
          <w:lang w:val="en-US"/>
        </w:rPr>
        <w:t xml:space="preserve"> Kiecolt</w:t>
      </w:r>
      <w:r>
        <w:rPr>
          <w:lang w:val="en-US"/>
        </w:rPr>
        <w:t>, K. J. (</w:t>
      </w:r>
      <w:r w:rsidRPr="003E29FA">
        <w:rPr>
          <w:lang w:val="en-US"/>
        </w:rPr>
        <w:t>1989</w:t>
      </w:r>
      <w:r>
        <w:rPr>
          <w:lang w:val="en-US"/>
        </w:rPr>
        <w:t>)</w:t>
      </w:r>
      <w:r w:rsidRPr="003E29FA">
        <w:rPr>
          <w:lang w:val="en-US"/>
        </w:rPr>
        <w:t>. The</w:t>
      </w:r>
      <w:r>
        <w:rPr>
          <w:lang w:val="en-US"/>
        </w:rPr>
        <w:t xml:space="preserve"> relative size of minority p</w:t>
      </w:r>
      <w:r w:rsidRPr="003E29FA">
        <w:rPr>
          <w:lang w:val="en-US"/>
        </w:rPr>
        <w:t>opulations and</w:t>
      </w:r>
      <w:r>
        <w:rPr>
          <w:lang w:val="en-US"/>
        </w:rPr>
        <w:t xml:space="preserve"> white racial attitudes.</w:t>
      </w:r>
      <w:r w:rsidRPr="003E29FA">
        <w:rPr>
          <w:lang w:val="en-US"/>
        </w:rPr>
        <w:t xml:space="preserve"> </w:t>
      </w:r>
      <w:r w:rsidRPr="007B7FE6">
        <w:rPr>
          <w:i/>
          <w:lang w:val="en-US"/>
        </w:rPr>
        <w:t>Social Science Quarterly</w:t>
      </w:r>
      <w:r>
        <w:rPr>
          <w:lang w:val="en-US"/>
        </w:rPr>
        <w:t xml:space="preserve">, </w:t>
      </w:r>
      <w:r w:rsidRPr="007B7FE6">
        <w:rPr>
          <w:i/>
          <w:lang w:val="en-US"/>
        </w:rPr>
        <w:t>70</w:t>
      </w:r>
      <w:r>
        <w:rPr>
          <w:lang w:val="en-US"/>
        </w:rPr>
        <w:t xml:space="preserve">, </w:t>
      </w:r>
      <w:r w:rsidRPr="003E29FA">
        <w:rPr>
          <w:lang w:val="en-US"/>
        </w:rPr>
        <w:t>820-35.</w:t>
      </w:r>
    </w:p>
    <w:p w14:paraId="5ADD54EF" w14:textId="77777777" w:rsidR="00345419" w:rsidRDefault="00345419" w:rsidP="00345419">
      <w:pPr>
        <w:pStyle w:val="NoSpacing"/>
        <w:rPr>
          <w:lang w:val="en-US"/>
        </w:rPr>
      </w:pPr>
    </w:p>
    <w:p w14:paraId="78103807" w14:textId="77777777" w:rsidR="005E7032" w:rsidRPr="005E7032" w:rsidRDefault="00345419" w:rsidP="005E7032">
      <w:pPr>
        <w:pStyle w:val="NoSpacing"/>
        <w:rPr>
          <w:lang w:val="en-US"/>
        </w:rPr>
      </w:pPr>
      <w:r>
        <w:rPr>
          <w:lang w:val="en-US"/>
        </w:rPr>
        <w:t>Graf,</w:t>
      </w:r>
      <w:r w:rsidR="005E7032">
        <w:rPr>
          <w:lang w:val="en-US"/>
        </w:rPr>
        <w:t xml:space="preserve"> S.,</w:t>
      </w:r>
      <w:r>
        <w:rPr>
          <w:lang w:val="en-US"/>
        </w:rPr>
        <w:t xml:space="preserve"> Paolini</w:t>
      </w:r>
      <w:r w:rsidR="005E7032">
        <w:rPr>
          <w:lang w:val="en-US"/>
        </w:rPr>
        <w:t xml:space="preserve">, S., &amp; </w:t>
      </w:r>
      <w:r>
        <w:rPr>
          <w:lang w:val="en-US"/>
        </w:rPr>
        <w:t>Rubin,</w:t>
      </w:r>
      <w:r w:rsidR="005E7032">
        <w:rPr>
          <w:lang w:val="en-US"/>
        </w:rPr>
        <w:t xml:space="preserve"> M. (</w:t>
      </w:r>
      <w:r>
        <w:rPr>
          <w:lang w:val="en-US"/>
        </w:rPr>
        <w:t>2014</w:t>
      </w:r>
      <w:r w:rsidR="005E7032">
        <w:rPr>
          <w:lang w:val="en-US"/>
        </w:rPr>
        <w:t xml:space="preserve">). </w:t>
      </w:r>
      <w:r w:rsidR="005E7032" w:rsidRPr="005E7032">
        <w:rPr>
          <w:lang w:val="en-US"/>
        </w:rPr>
        <w:t>Negative intergroup contact is more influential, but positive intergroup contact is</w:t>
      </w:r>
      <w:r w:rsidR="005E7032">
        <w:rPr>
          <w:lang w:val="en-US"/>
        </w:rPr>
        <w:t xml:space="preserve"> </w:t>
      </w:r>
      <w:r w:rsidR="005E7032" w:rsidRPr="005E7032">
        <w:rPr>
          <w:lang w:val="en-US"/>
        </w:rPr>
        <w:t>more common: Assessing contact prominence and contact prevalence in five</w:t>
      </w:r>
    </w:p>
    <w:p w14:paraId="21425144" w14:textId="77777777" w:rsidR="00345419" w:rsidRDefault="005E7032" w:rsidP="005E7032">
      <w:pPr>
        <w:pStyle w:val="NoSpacing"/>
      </w:pPr>
      <w:r w:rsidRPr="005E7032">
        <w:rPr>
          <w:lang w:val="en-US"/>
        </w:rPr>
        <w:t>Central European countries</w:t>
      </w:r>
      <w:r>
        <w:rPr>
          <w:lang w:val="en-US"/>
        </w:rPr>
        <w:t xml:space="preserve">. </w:t>
      </w:r>
      <w:r w:rsidRPr="005E7032">
        <w:rPr>
          <w:i/>
          <w:lang w:val="en-US"/>
        </w:rPr>
        <w:t>European Journal of Social Psychology</w:t>
      </w:r>
      <w:r>
        <w:rPr>
          <w:lang w:val="en-US"/>
        </w:rPr>
        <w:t xml:space="preserve">, </w:t>
      </w:r>
      <w:r w:rsidRPr="005E7032">
        <w:rPr>
          <w:lang w:val="en-US"/>
        </w:rPr>
        <w:t>DOI: 10.1002/ejsp.2052</w:t>
      </w:r>
      <w:r>
        <w:rPr>
          <w:lang w:val="en-US"/>
        </w:rPr>
        <w:t>.</w:t>
      </w:r>
    </w:p>
    <w:p w14:paraId="083466C3" w14:textId="77777777" w:rsidR="00345419" w:rsidRDefault="00345419" w:rsidP="00345419">
      <w:pPr>
        <w:pStyle w:val="NoSpacing"/>
        <w:rPr>
          <w:lang w:val="en-US"/>
        </w:rPr>
      </w:pPr>
    </w:p>
    <w:p w14:paraId="5D56FE23" w14:textId="77777777" w:rsidR="00345419" w:rsidRPr="00266BE3" w:rsidRDefault="00345419" w:rsidP="00345419">
      <w:pPr>
        <w:pStyle w:val="NoSpacing"/>
      </w:pPr>
      <w:r w:rsidRPr="00266BE3">
        <w:t xml:space="preserve">Hammack, P. L. (2011). </w:t>
      </w:r>
      <w:r w:rsidRPr="00266BE3">
        <w:rPr>
          <w:i/>
        </w:rPr>
        <w:t>Narrative and the politics of identity: The cultural psychology of Israeli and Palestinian youth</w:t>
      </w:r>
      <w:r w:rsidRPr="00266BE3">
        <w:t>. New York: Oxford University Press.</w:t>
      </w:r>
    </w:p>
    <w:p w14:paraId="6D606080" w14:textId="77777777" w:rsidR="00345419" w:rsidRDefault="00345419" w:rsidP="00345419">
      <w:pPr>
        <w:pStyle w:val="NoSpacing"/>
      </w:pPr>
    </w:p>
    <w:p w14:paraId="2562FBE6" w14:textId="77777777" w:rsidR="00345419" w:rsidRDefault="00345419" w:rsidP="00345419">
      <w:pPr>
        <w:pStyle w:val="NoSpacing"/>
        <w:rPr>
          <w:lang w:val="en-US"/>
        </w:rPr>
      </w:pPr>
      <w:r w:rsidRPr="00302AFE">
        <w:rPr>
          <w:lang w:val="en-US"/>
        </w:rPr>
        <w:t>Islam</w:t>
      </w:r>
      <w:r>
        <w:rPr>
          <w:lang w:val="en-US"/>
        </w:rPr>
        <w:t>,</w:t>
      </w:r>
      <w:r w:rsidRPr="00302AFE">
        <w:rPr>
          <w:lang w:val="en-US"/>
        </w:rPr>
        <w:t xml:space="preserve"> M</w:t>
      </w:r>
      <w:r>
        <w:rPr>
          <w:lang w:val="en-US"/>
        </w:rPr>
        <w:t xml:space="preserve">. </w:t>
      </w:r>
      <w:r w:rsidRPr="00302AFE">
        <w:rPr>
          <w:lang w:val="en-US"/>
        </w:rPr>
        <w:t>R</w:t>
      </w:r>
      <w:r>
        <w:rPr>
          <w:lang w:val="en-US"/>
        </w:rPr>
        <w:t>.</w:t>
      </w:r>
      <w:r w:rsidRPr="00302AFE">
        <w:rPr>
          <w:lang w:val="en-US"/>
        </w:rPr>
        <w:t>,</w:t>
      </w:r>
      <w:r>
        <w:rPr>
          <w:lang w:val="en-US"/>
        </w:rPr>
        <w:t xml:space="preserve"> &amp;</w:t>
      </w:r>
      <w:r w:rsidRPr="00302AFE">
        <w:rPr>
          <w:lang w:val="en-US"/>
        </w:rPr>
        <w:t xml:space="preserve"> Hewstone</w:t>
      </w:r>
      <w:r>
        <w:rPr>
          <w:lang w:val="en-US"/>
        </w:rPr>
        <w:t>,</w:t>
      </w:r>
      <w:r w:rsidRPr="00302AFE">
        <w:rPr>
          <w:lang w:val="en-US"/>
        </w:rPr>
        <w:t xml:space="preserve"> M. </w:t>
      </w:r>
      <w:r>
        <w:rPr>
          <w:lang w:val="en-US"/>
        </w:rPr>
        <w:t>(</w:t>
      </w:r>
      <w:r w:rsidRPr="00302AFE">
        <w:rPr>
          <w:lang w:val="en-US"/>
        </w:rPr>
        <w:t>1993</w:t>
      </w:r>
      <w:r>
        <w:rPr>
          <w:lang w:val="en-US"/>
        </w:rPr>
        <w:t>)</w:t>
      </w:r>
      <w:r w:rsidRPr="00302AFE">
        <w:rPr>
          <w:lang w:val="en-US"/>
        </w:rPr>
        <w:t>. Dimensions of</w:t>
      </w:r>
      <w:r>
        <w:rPr>
          <w:lang w:val="en-US"/>
        </w:rPr>
        <w:t xml:space="preserve"> </w:t>
      </w:r>
      <w:r w:rsidRPr="00302AFE">
        <w:rPr>
          <w:lang w:val="en-US"/>
        </w:rPr>
        <w:t>contact as predictors of intergroup anxiety,</w:t>
      </w:r>
      <w:r>
        <w:rPr>
          <w:lang w:val="en-US"/>
        </w:rPr>
        <w:t xml:space="preserve"> </w:t>
      </w:r>
      <w:r w:rsidRPr="00302AFE">
        <w:rPr>
          <w:lang w:val="en-US"/>
        </w:rPr>
        <w:t>perceived out-group variability, and outgroup</w:t>
      </w:r>
      <w:r>
        <w:rPr>
          <w:lang w:val="en-US"/>
        </w:rPr>
        <w:t xml:space="preserve"> attitude: A</w:t>
      </w:r>
      <w:r w:rsidRPr="00302AFE">
        <w:rPr>
          <w:lang w:val="en-US"/>
        </w:rPr>
        <w:t xml:space="preserve">n integrative model. </w:t>
      </w:r>
      <w:r w:rsidRPr="00302AFE">
        <w:rPr>
          <w:i/>
          <w:iCs/>
          <w:lang w:val="en-US"/>
        </w:rPr>
        <w:t>Pers</w:t>
      </w:r>
      <w:r>
        <w:rPr>
          <w:i/>
          <w:iCs/>
          <w:lang w:val="en-US"/>
        </w:rPr>
        <w:t xml:space="preserve">onality and </w:t>
      </w:r>
      <w:r w:rsidRPr="00302AFE">
        <w:rPr>
          <w:i/>
          <w:iCs/>
          <w:lang w:val="en-US"/>
        </w:rPr>
        <w:t>Soc</w:t>
      </w:r>
      <w:r>
        <w:rPr>
          <w:i/>
          <w:iCs/>
          <w:lang w:val="en-US"/>
        </w:rPr>
        <w:t>ial</w:t>
      </w:r>
      <w:r w:rsidRPr="00302AFE">
        <w:rPr>
          <w:i/>
          <w:iCs/>
          <w:lang w:val="en-US"/>
        </w:rPr>
        <w:t xml:space="preserve"> Psychol</w:t>
      </w:r>
      <w:r>
        <w:rPr>
          <w:i/>
          <w:iCs/>
          <w:lang w:val="en-US"/>
        </w:rPr>
        <w:t>ogy</w:t>
      </w:r>
      <w:r w:rsidRPr="00302AFE">
        <w:rPr>
          <w:i/>
          <w:iCs/>
          <w:lang w:val="en-US"/>
        </w:rPr>
        <w:t xml:space="preserve"> Bull</w:t>
      </w:r>
      <w:r>
        <w:rPr>
          <w:i/>
          <w:iCs/>
          <w:lang w:val="en-US"/>
        </w:rPr>
        <w:t>etin,</w:t>
      </w:r>
      <w:r w:rsidRPr="00302AFE">
        <w:rPr>
          <w:i/>
          <w:iCs/>
          <w:lang w:val="en-US"/>
        </w:rPr>
        <w:t xml:space="preserve"> </w:t>
      </w:r>
      <w:r w:rsidRPr="00A86C3D">
        <w:rPr>
          <w:i/>
          <w:lang w:val="en-US"/>
        </w:rPr>
        <w:t>19</w:t>
      </w:r>
      <w:r>
        <w:rPr>
          <w:lang w:val="en-US"/>
        </w:rPr>
        <w:t>, 700-7</w:t>
      </w:r>
      <w:r w:rsidRPr="00302AFE">
        <w:rPr>
          <w:lang w:val="en-US"/>
        </w:rPr>
        <w:t>10</w:t>
      </w:r>
      <w:r>
        <w:rPr>
          <w:lang w:val="en-US"/>
        </w:rPr>
        <w:t>.</w:t>
      </w:r>
    </w:p>
    <w:p w14:paraId="61666186" w14:textId="77777777" w:rsidR="00345419" w:rsidRDefault="00345419" w:rsidP="00345419">
      <w:pPr>
        <w:pStyle w:val="NoSpacing"/>
        <w:rPr>
          <w:lang w:val="en-US"/>
        </w:rPr>
      </w:pPr>
    </w:p>
    <w:p w14:paraId="2FB829A6" w14:textId="77777777" w:rsidR="00345419" w:rsidRPr="00266BE3" w:rsidRDefault="00345419" w:rsidP="00345419">
      <w:pPr>
        <w:pStyle w:val="NoSpacing"/>
        <w:rPr>
          <w:lang w:val="en-GB"/>
        </w:rPr>
      </w:pPr>
      <w:r w:rsidRPr="00266BE3">
        <w:t xml:space="preserve">Maoz, I. (2012). Contact and social change in an ongoing asymmetrical conflict: four social-psychological models of reconciliation-aimed planned encounters between Israeli Jews and Palestinians. </w:t>
      </w:r>
      <w:r w:rsidRPr="00266BE3">
        <w:rPr>
          <w:lang w:val="en-GB"/>
        </w:rPr>
        <w:t xml:space="preserve">In J. Dixon &amp; M. Levine (Eds). </w:t>
      </w:r>
      <w:r w:rsidRPr="00266BE3">
        <w:rPr>
          <w:i/>
          <w:lang w:val="en-GB"/>
        </w:rPr>
        <w:t>Beyond the prejudice problematic</w:t>
      </w:r>
      <w:r w:rsidRPr="00266BE3">
        <w:rPr>
          <w:lang w:val="en-GB"/>
        </w:rPr>
        <w:t xml:space="preserve">. Cambridge. Cambridge University Press. </w:t>
      </w:r>
    </w:p>
    <w:p w14:paraId="47228239" w14:textId="77777777" w:rsidR="00345419" w:rsidRDefault="00345419" w:rsidP="00345419">
      <w:pPr>
        <w:pStyle w:val="NoSpacing"/>
      </w:pPr>
    </w:p>
    <w:p w14:paraId="11EA9209" w14:textId="77777777" w:rsidR="00345419" w:rsidRPr="00302AFE" w:rsidRDefault="00345419" w:rsidP="00345419">
      <w:pPr>
        <w:pStyle w:val="NoSpacing"/>
        <w:rPr>
          <w:lang w:val="en-US"/>
        </w:rPr>
      </w:pPr>
      <w:r w:rsidRPr="00302AFE">
        <w:rPr>
          <w:lang w:val="en-US"/>
        </w:rPr>
        <w:t>O’Rourke, D. &amp; Blair, J. (1983).</w:t>
      </w:r>
      <w:r>
        <w:rPr>
          <w:lang w:val="en-US"/>
        </w:rPr>
        <w:t xml:space="preserve">  Improving random respondent s</w:t>
      </w:r>
      <w:r w:rsidRPr="00302AFE">
        <w:rPr>
          <w:lang w:val="en-US"/>
        </w:rPr>
        <w:t xml:space="preserve">election in </w:t>
      </w:r>
      <w:r>
        <w:rPr>
          <w:lang w:val="en-US"/>
        </w:rPr>
        <w:t>t</w:t>
      </w:r>
      <w:r w:rsidRPr="00302AFE">
        <w:rPr>
          <w:lang w:val="en-US"/>
        </w:rPr>
        <w:t>elephone</w:t>
      </w:r>
      <w:r>
        <w:rPr>
          <w:lang w:val="en-US"/>
        </w:rPr>
        <w:t xml:space="preserve"> s</w:t>
      </w:r>
      <w:r w:rsidRPr="00302AFE">
        <w:rPr>
          <w:lang w:val="en-US"/>
        </w:rPr>
        <w:t xml:space="preserve">urveys. </w:t>
      </w:r>
      <w:r w:rsidRPr="00302AFE">
        <w:rPr>
          <w:i/>
          <w:lang w:val="en-US"/>
        </w:rPr>
        <w:t>Journal of Marketing Research</w:t>
      </w:r>
      <w:r w:rsidRPr="00302AFE">
        <w:rPr>
          <w:lang w:val="en-US"/>
        </w:rPr>
        <w:t xml:space="preserve">, </w:t>
      </w:r>
      <w:r w:rsidRPr="00302AFE">
        <w:rPr>
          <w:i/>
          <w:lang w:val="en-US"/>
        </w:rPr>
        <w:t>20</w:t>
      </w:r>
      <w:r w:rsidRPr="00302AFE">
        <w:rPr>
          <w:lang w:val="en-US"/>
        </w:rPr>
        <w:t>, 428-432</w:t>
      </w:r>
    </w:p>
    <w:p w14:paraId="6EF12820" w14:textId="77777777" w:rsidR="00345419" w:rsidRDefault="00345419" w:rsidP="00345419">
      <w:pPr>
        <w:pStyle w:val="NoSpacing"/>
        <w:rPr>
          <w:lang w:val="en-US"/>
        </w:rPr>
      </w:pPr>
    </w:p>
    <w:p w14:paraId="349D510E" w14:textId="77777777" w:rsidR="00345419" w:rsidRPr="00266BE3" w:rsidRDefault="00345419" w:rsidP="00345419">
      <w:pPr>
        <w:pStyle w:val="NoSpacing"/>
      </w:pPr>
      <w:r w:rsidRPr="00266BE3">
        <w:t xml:space="preserve">Paluck, E. L., &amp; Green, D. P. (2009). Prejudice reduction: What works? A review and assessment of research and practice. </w:t>
      </w:r>
      <w:r w:rsidRPr="00266BE3">
        <w:rPr>
          <w:i/>
        </w:rPr>
        <w:t>Annual Review of Psychology</w:t>
      </w:r>
      <w:r w:rsidRPr="00266BE3">
        <w:t xml:space="preserve">, </w:t>
      </w:r>
      <w:r w:rsidRPr="00266BE3">
        <w:rPr>
          <w:i/>
        </w:rPr>
        <w:t>60</w:t>
      </w:r>
      <w:r w:rsidRPr="00266BE3">
        <w:t>, 339-367.</w:t>
      </w:r>
    </w:p>
    <w:p w14:paraId="123B62A0" w14:textId="77777777" w:rsidR="00345419" w:rsidRDefault="00345419" w:rsidP="00345419">
      <w:pPr>
        <w:pStyle w:val="NoSpacing"/>
        <w:rPr>
          <w:lang w:val="en-US"/>
        </w:rPr>
      </w:pPr>
    </w:p>
    <w:p w14:paraId="0B43541E" w14:textId="77777777" w:rsidR="005E7032" w:rsidRPr="005E7032" w:rsidRDefault="005E7032" w:rsidP="005E7032">
      <w:pPr>
        <w:pStyle w:val="NoSpacing"/>
        <w:rPr>
          <w:lang w:val="en-US"/>
        </w:rPr>
      </w:pPr>
      <w:r w:rsidRPr="005E7032">
        <w:rPr>
          <w:lang w:val="en-US"/>
        </w:rPr>
        <w:t>Paolini, S., Harwood, J., &amp; Rubin, M. (2010). Negative intergroup contact</w:t>
      </w:r>
      <w:r>
        <w:rPr>
          <w:lang w:val="en-US"/>
        </w:rPr>
        <w:t xml:space="preserve"> </w:t>
      </w:r>
      <w:r w:rsidRPr="005E7032">
        <w:rPr>
          <w:lang w:val="en-US"/>
        </w:rPr>
        <w:t>makes group memberships salient: Explaining why intergroup conflict endures.</w:t>
      </w:r>
      <w:r>
        <w:rPr>
          <w:lang w:val="en-US"/>
        </w:rPr>
        <w:t xml:space="preserve"> </w:t>
      </w:r>
      <w:r w:rsidRPr="005E7032">
        <w:rPr>
          <w:i/>
          <w:lang w:val="en-US"/>
        </w:rPr>
        <w:t>Personality and Social Psychology Bulletin</w:t>
      </w:r>
      <w:r w:rsidRPr="005E7032">
        <w:rPr>
          <w:lang w:val="en-US"/>
        </w:rPr>
        <w:t xml:space="preserve">, </w:t>
      </w:r>
      <w:r w:rsidRPr="005E7032">
        <w:rPr>
          <w:i/>
          <w:lang w:val="en-US"/>
        </w:rPr>
        <w:t>36</w:t>
      </w:r>
      <w:r w:rsidRPr="005E7032">
        <w:rPr>
          <w:lang w:val="en-US"/>
        </w:rPr>
        <w:t>, 1723–1738. doi:10.1177/0146167210388667</w:t>
      </w:r>
    </w:p>
    <w:p w14:paraId="30FEBB05" w14:textId="77777777" w:rsidR="005E7032" w:rsidRDefault="005E7032" w:rsidP="005E7032">
      <w:pPr>
        <w:pStyle w:val="NoSpacing"/>
        <w:rPr>
          <w:lang w:val="en-US"/>
        </w:rPr>
      </w:pPr>
    </w:p>
    <w:p w14:paraId="37598A88" w14:textId="77777777" w:rsidR="00345419" w:rsidRDefault="005E7032" w:rsidP="005E7032">
      <w:pPr>
        <w:pStyle w:val="NoSpacing"/>
        <w:rPr>
          <w:lang w:val="en-US"/>
        </w:rPr>
      </w:pPr>
      <w:r w:rsidRPr="005E7032">
        <w:rPr>
          <w:lang w:val="en-US"/>
        </w:rPr>
        <w:t>Paolini, S., Harwood, J., Rubin, M., Husnu, S., Joyce, N., &amp; Hewstone, M.</w:t>
      </w:r>
      <w:r>
        <w:rPr>
          <w:lang w:val="en-US"/>
        </w:rPr>
        <w:t xml:space="preserve"> </w:t>
      </w:r>
      <w:r w:rsidRPr="005E7032">
        <w:rPr>
          <w:lang w:val="en-US"/>
        </w:rPr>
        <w:t>(2014). Positive and extensive intergroup contact in the past buffers against</w:t>
      </w:r>
      <w:r>
        <w:rPr>
          <w:lang w:val="en-US"/>
        </w:rPr>
        <w:t xml:space="preserve"> </w:t>
      </w:r>
      <w:r w:rsidRPr="005E7032">
        <w:rPr>
          <w:lang w:val="en-US"/>
        </w:rPr>
        <w:t xml:space="preserve">the disproportionate impact of negative contact in the present. </w:t>
      </w:r>
      <w:r w:rsidRPr="005E7032">
        <w:rPr>
          <w:i/>
          <w:lang w:val="en-US"/>
        </w:rPr>
        <w:t>European Journal of Social Psychology</w:t>
      </w:r>
      <w:r w:rsidRPr="005E7032">
        <w:rPr>
          <w:lang w:val="en-US"/>
        </w:rPr>
        <w:t>. doi: 10.1002/ejsp.2029</w:t>
      </w:r>
    </w:p>
    <w:p w14:paraId="01244379" w14:textId="77777777" w:rsidR="005E7032" w:rsidRDefault="005E7032" w:rsidP="005E7032">
      <w:pPr>
        <w:pStyle w:val="NoSpacing"/>
      </w:pPr>
    </w:p>
    <w:p w14:paraId="673D380B" w14:textId="77777777" w:rsidR="00345419" w:rsidRPr="00266BE3" w:rsidRDefault="00345419" w:rsidP="00345419">
      <w:pPr>
        <w:pStyle w:val="NoSpacing"/>
        <w:rPr>
          <w:lang w:val="en-GB"/>
        </w:rPr>
      </w:pPr>
      <w:r w:rsidRPr="00266BE3">
        <w:rPr>
          <w:lang w:val="en-GB"/>
        </w:rPr>
        <w:t xml:space="preserve">Pettigrew, T.F. </w:t>
      </w:r>
      <w:r>
        <w:rPr>
          <w:lang w:val="en-GB"/>
        </w:rPr>
        <w:t xml:space="preserve">&amp; </w:t>
      </w:r>
      <w:r w:rsidRPr="00266BE3">
        <w:rPr>
          <w:lang w:val="en-GB"/>
        </w:rPr>
        <w:t xml:space="preserve">Tropp, L.R. (2006). A Meta-analytic test of intergroup contact theory. </w:t>
      </w:r>
      <w:r w:rsidRPr="00266BE3">
        <w:rPr>
          <w:i/>
          <w:lang w:val="en-GB"/>
        </w:rPr>
        <w:t xml:space="preserve">Journal of Personality and Social Psychology, 90, </w:t>
      </w:r>
      <w:r w:rsidRPr="00266BE3">
        <w:rPr>
          <w:lang w:val="en-GB"/>
        </w:rPr>
        <w:t xml:space="preserve">751-783. </w:t>
      </w:r>
    </w:p>
    <w:p w14:paraId="329BFBF4" w14:textId="77777777" w:rsidR="00345419" w:rsidRPr="00266BE3" w:rsidRDefault="00345419" w:rsidP="00345419">
      <w:pPr>
        <w:pStyle w:val="NoSpacing"/>
      </w:pPr>
    </w:p>
    <w:p w14:paraId="251D8B8C" w14:textId="77777777" w:rsidR="00345419" w:rsidRDefault="00345419" w:rsidP="00345419">
      <w:pPr>
        <w:pStyle w:val="NoSpacing"/>
      </w:pPr>
      <w:r>
        <w:t xml:space="preserve">Pettigrew, T. F., &amp; Tropp, L. R. (2011). </w:t>
      </w:r>
      <w:r w:rsidRPr="007254C3">
        <w:rPr>
          <w:i/>
        </w:rPr>
        <w:t>When groups meet: The dynamics of intergroup conflict</w:t>
      </w:r>
      <w:r>
        <w:t>. Philadelphia, PA: Psychology Press.</w:t>
      </w:r>
    </w:p>
    <w:p w14:paraId="797F2D68" w14:textId="77777777" w:rsidR="00345419" w:rsidRDefault="00345419" w:rsidP="00345419">
      <w:pPr>
        <w:pStyle w:val="NoSpacing"/>
      </w:pPr>
    </w:p>
    <w:p w14:paraId="1EFDEDC9" w14:textId="77777777" w:rsidR="00345419" w:rsidRPr="00266BE3" w:rsidRDefault="00345419" w:rsidP="00345419">
      <w:pPr>
        <w:pStyle w:val="NoSpacing"/>
      </w:pPr>
      <w:r w:rsidRPr="00266BE3">
        <w:t xml:space="preserve">Pettigrew, T. F., Tropp, L. R., Wagner, U., &amp; Christ, O. (2011). Recent advances in intergroup contact theory. </w:t>
      </w:r>
      <w:r w:rsidRPr="00266BE3">
        <w:rPr>
          <w:i/>
        </w:rPr>
        <w:t>International Journal of Intercultural Relations</w:t>
      </w:r>
      <w:r w:rsidRPr="00266BE3">
        <w:t xml:space="preserve">, </w:t>
      </w:r>
      <w:r w:rsidRPr="00266BE3">
        <w:rPr>
          <w:i/>
        </w:rPr>
        <w:t>35</w:t>
      </w:r>
      <w:r w:rsidRPr="00266BE3">
        <w:t>, 271-280.</w:t>
      </w:r>
    </w:p>
    <w:p w14:paraId="0E980D5E" w14:textId="77777777" w:rsidR="00345419" w:rsidRDefault="00345419" w:rsidP="00345419">
      <w:pPr>
        <w:pStyle w:val="NoSpacing"/>
        <w:rPr>
          <w:lang w:val="en-US"/>
        </w:rPr>
      </w:pPr>
    </w:p>
    <w:p w14:paraId="7A457E5A" w14:textId="77777777" w:rsidR="00345419" w:rsidRDefault="00345419" w:rsidP="00345419">
      <w:pPr>
        <w:pStyle w:val="NoSpacing"/>
        <w:rPr>
          <w:lang w:val="en-US"/>
        </w:rPr>
      </w:pPr>
      <w:r>
        <w:rPr>
          <w:lang w:val="en-US"/>
        </w:rPr>
        <w:t xml:space="preserve">Quilian, L. (1995). </w:t>
      </w:r>
      <w:r w:rsidRPr="003E29FA">
        <w:rPr>
          <w:lang w:val="en-US"/>
        </w:rPr>
        <w:t xml:space="preserve">Prejudice as a </w:t>
      </w:r>
      <w:r>
        <w:rPr>
          <w:lang w:val="en-US"/>
        </w:rPr>
        <w:t>response to perceived group threat: Population composition and a</w:t>
      </w:r>
      <w:r w:rsidRPr="003E29FA">
        <w:rPr>
          <w:lang w:val="en-US"/>
        </w:rPr>
        <w:t>nti-</w:t>
      </w:r>
      <w:r>
        <w:rPr>
          <w:lang w:val="en-US"/>
        </w:rPr>
        <w:t>i</w:t>
      </w:r>
      <w:r w:rsidRPr="003E29FA">
        <w:rPr>
          <w:lang w:val="en-US"/>
        </w:rPr>
        <w:t>mmig</w:t>
      </w:r>
      <w:r>
        <w:rPr>
          <w:lang w:val="en-US"/>
        </w:rPr>
        <w:t>rant and racial p</w:t>
      </w:r>
      <w:r w:rsidRPr="003E29FA">
        <w:rPr>
          <w:lang w:val="en-US"/>
        </w:rPr>
        <w:t>rejudice in Europe</w:t>
      </w:r>
      <w:r>
        <w:rPr>
          <w:lang w:val="en-US"/>
        </w:rPr>
        <w:t>.</w:t>
      </w:r>
      <w:r w:rsidRPr="003E29FA">
        <w:t xml:space="preserve"> </w:t>
      </w:r>
      <w:r w:rsidRPr="003E29FA">
        <w:rPr>
          <w:i/>
          <w:lang w:val="en-US"/>
        </w:rPr>
        <w:t>American Sociological Review</w:t>
      </w:r>
      <w:r w:rsidRPr="003E29FA">
        <w:rPr>
          <w:lang w:val="en-US"/>
        </w:rPr>
        <w:t xml:space="preserve">, </w:t>
      </w:r>
      <w:r w:rsidRPr="003E29FA">
        <w:rPr>
          <w:i/>
          <w:lang w:val="en-US"/>
        </w:rPr>
        <w:t>60</w:t>
      </w:r>
      <w:r w:rsidRPr="003E29FA">
        <w:rPr>
          <w:lang w:val="en-US"/>
        </w:rPr>
        <w:t>, 586-611</w:t>
      </w:r>
      <w:r>
        <w:rPr>
          <w:lang w:val="en-US"/>
        </w:rPr>
        <w:t>.</w:t>
      </w:r>
    </w:p>
    <w:p w14:paraId="570D2D2B" w14:textId="77777777" w:rsidR="00345419" w:rsidRDefault="00345419" w:rsidP="00345419">
      <w:pPr>
        <w:pStyle w:val="NoSpacing"/>
      </w:pPr>
    </w:p>
    <w:p w14:paraId="2F8AA8CF" w14:textId="77777777" w:rsidR="00345419" w:rsidRDefault="00345419" w:rsidP="00345419">
      <w:pPr>
        <w:pStyle w:val="NoSpacing"/>
      </w:pPr>
      <w:r>
        <w:t xml:space="preserve">Stolle, D., Soroka, S., &amp;Johnston, R. (2008). When does diversity erode trust? Neighborhood diversity, interpersonal trust and the mediating effect of social interactions. </w:t>
      </w:r>
      <w:r w:rsidRPr="00DA5E0E">
        <w:rPr>
          <w:i/>
        </w:rPr>
        <w:t>Political Studies</w:t>
      </w:r>
      <w:r>
        <w:t>,</w:t>
      </w:r>
      <w:r w:rsidRPr="00DA5E0E">
        <w:t xml:space="preserve"> </w:t>
      </w:r>
      <w:r w:rsidRPr="00DA5E0E">
        <w:rPr>
          <w:i/>
        </w:rPr>
        <w:t>56</w:t>
      </w:r>
      <w:r w:rsidRPr="00DA5E0E">
        <w:t>, 57–75</w:t>
      </w:r>
      <w:r>
        <w:t>.</w:t>
      </w:r>
    </w:p>
    <w:p w14:paraId="757ACD09" w14:textId="77777777" w:rsidR="00345419" w:rsidRDefault="00345419" w:rsidP="00345419">
      <w:pPr>
        <w:pStyle w:val="NoSpacing"/>
        <w:rPr>
          <w:lang w:val="en-US"/>
        </w:rPr>
      </w:pPr>
    </w:p>
    <w:p w14:paraId="0318C92F" w14:textId="77777777" w:rsidR="00345419" w:rsidRDefault="00345419" w:rsidP="00345419">
      <w:pPr>
        <w:pStyle w:val="NoSpacing"/>
      </w:pPr>
      <w:r>
        <w:rPr>
          <w:lang w:val="en-US"/>
        </w:rPr>
        <w:t xml:space="preserve">Taylor, M. C., (1998). </w:t>
      </w:r>
      <w:r w:rsidRPr="00345BF7">
        <w:rPr>
          <w:lang w:val="en-US"/>
        </w:rPr>
        <w:t xml:space="preserve">How </w:t>
      </w:r>
      <w:r>
        <w:rPr>
          <w:lang w:val="en-US"/>
        </w:rPr>
        <w:t>w</w:t>
      </w:r>
      <w:r w:rsidRPr="00345BF7">
        <w:rPr>
          <w:lang w:val="en-US"/>
        </w:rPr>
        <w:t xml:space="preserve">hite </w:t>
      </w:r>
      <w:r>
        <w:rPr>
          <w:lang w:val="en-US"/>
        </w:rPr>
        <w:t>attitudes vary with the racial composition of local populations: Numbers c</w:t>
      </w:r>
      <w:r w:rsidRPr="00345BF7">
        <w:rPr>
          <w:lang w:val="en-US"/>
        </w:rPr>
        <w:t>ount</w:t>
      </w:r>
      <w:r>
        <w:rPr>
          <w:lang w:val="en-US"/>
        </w:rPr>
        <w:t xml:space="preserve">. </w:t>
      </w:r>
      <w:r w:rsidRPr="00345BF7">
        <w:rPr>
          <w:i/>
          <w:lang w:val="en-US"/>
        </w:rPr>
        <w:t>American Sociological Review</w:t>
      </w:r>
      <w:r w:rsidRPr="00345BF7">
        <w:rPr>
          <w:lang w:val="en-US"/>
        </w:rPr>
        <w:t xml:space="preserve">, </w:t>
      </w:r>
      <w:r w:rsidRPr="00345BF7">
        <w:rPr>
          <w:i/>
          <w:lang w:val="en-US"/>
        </w:rPr>
        <w:t>63</w:t>
      </w:r>
      <w:r w:rsidRPr="00345BF7">
        <w:rPr>
          <w:lang w:val="en-US"/>
        </w:rPr>
        <w:t>, 512-535</w:t>
      </w:r>
      <w:r>
        <w:rPr>
          <w:lang w:val="en-US"/>
        </w:rPr>
        <w:t>.</w:t>
      </w:r>
    </w:p>
    <w:p w14:paraId="68EACDBD" w14:textId="77777777" w:rsidR="00345419" w:rsidRDefault="00345419" w:rsidP="00345419">
      <w:pPr>
        <w:pStyle w:val="NoSpacing"/>
      </w:pPr>
    </w:p>
    <w:p w14:paraId="12E3B850" w14:textId="77777777" w:rsidR="00345419" w:rsidRDefault="00345419" w:rsidP="00345419">
      <w:pPr>
        <w:pStyle w:val="NoSpacing"/>
      </w:pPr>
      <w:r>
        <w:t xml:space="preserve">Tredoux, C. G., &amp; Dixon, J. (2009). Mapping the multiple contexts of racial isolation: The case of Long Street, Cape Town. </w:t>
      </w:r>
      <w:r w:rsidRPr="00345BF7">
        <w:rPr>
          <w:u w:val="single"/>
        </w:rPr>
        <w:t>Urban Studies</w:t>
      </w:r>
      <w:r>
        <w:t xml:space="preserve">, </w:t>
      </w:r>
      <w:r w:rsidRPr="00345BF7">
        <w:rPr>
          <w:i/>
        </w:rPr>
        <w:t>46</w:t>
      </w:r>
      <w:r>
        <w:t>,</w:t>
      </w:r>
      <w:r w:rsidRPr="00345BF7">
        <w:t xml:space="preserve"> 761–777</w:t>
      </w:r>
      <w:r>
        <w:t>.</w:t>
      </w:r>
      <w:r w:rsidRPr="00345BF7">
        <w:t xml:space="preserve"> DOI: 10.1177/0042098009102128</w:t>
      </w:r>
    </w:p>
    <w:p w14:paraId="452287B7" w14:textId="77777777" w:rsidR="00345419" w:rsidRDefault="00345419" w:rsidP="00345419">
      <w:pPr>
        <w:pStyle w:val="NoSpacing"/>
      </w:pPr>
    </w:p>
    <w:p w14:paraId="58BD493A" w14:textId="77777777" w:rsidR="00345419" w:rsidRPr="003E7887" w:rsidRDefault="00345419" w:rsidP="00345419">
      <w:pPr>
        <w:pStyle w:val="NoSpacing"/>
        <w:rPr>
          <w:lang w:val="en-US"/>
        </w:rPr>
      </w:pPr>
      <w:r w:rsidRPr="003E7887">
        <w:rPr>
          <w:lang w:val="en-US"/>
        </w:rPr>
        <w:lastRenderedPageBreak/>
        <w:t>Wang</w:t>
      </w:r>
      <w:r>
        <w:rPr>
          <w:lang w:val="en-US"/>
        </w:rPr>
        <w:t>,</w:t>
      </w:r>
      <w:r w:rsidRPr="003E7887">
        <w:rPr>
          <w:lang w:val="en-US"/>
        </w:rPr>
        <w:t xml:space="preserve"> Y</w:t>
      </w:r>
      <w:r>
        <w:rPr>
          <w:lang w:val="en-US"/>
        </w:rPr>
        <w:t>.</w:t>
      </w:r>
      <w:r w:rsidRPr="003E7887">
        <w:rPr>
          <w:lang w:val="en-US"/>
        </w:rPr>
        <w:t>, Davidson</w:t>
      </w:r>
      <w:r>
        <w:rPr>
          <w:lang w:val="en-US"/>
        </w:rPr>
        <w:t>,</w:t>
      </w:r>
      <w:r w:rsidRPr="003E7887">
        <w:rPr>
          <w:lang w:val="en-US"/>
        </w:rPr>
        <w:t xml:space="preserve"> M</w:t>
      </w:r>
      <w:r>
        <w:rPr>
          <w:lang w:val="en-US"/>
        </w:rPr>
        <w:t>.</w:t>
      </w:r>
      <w:r w:rsidRPr="003E7887">
        <w:rPr>
          <w:lang w:val="en-US"/>
        </w:rPr>
        <w:t>, Yakushko</w:t>
      </w:r>
      <w:r>
        <w:rPr>
          <w:lang w:val="en-US"/>
        </w:rPr>
        <w:t>.</w:t>
      </w:r>
      <w:r w:rsidRPr="003E7887">
        <w:rPr>
          <w:lang w:val="en-US"/>
        </w:rPr>
        <w:t xml:space="preserve"> O</w:t>
      </w:r>
      <w:r>
        <w:rPr>
          <w:lang w:val="en-US"/>
        </w:rPr>
        <w:t>.</w:t>
      </w:r>
      <w:r w:rsidRPr="003E7887">
        <w:rPr>
          <w:lang w:val="en-US"/>
        </w:rPr>
        <w:t>F</w:t>
      </w:r>
      <w:r>
        <w:rPr>
          <w:lang w:val="en-US"/>
        </w:rPr>
        <w:t>.</w:t>
      </w:r>
      <w:r w:rsidRPr="003E7887">
        <w:rPr>
          <w:lang w:val="en-US"/>
        </w:rPr>
        <w:t>, Savoy</w:t>
      </w:r>
      <w:r>
        <w:rPr>
          <w:lang w:val="en-US"/>
        </w:rPr>
        <w:t>,</w:t>
      </w:r>
      <w:r w:rsidRPr="003E7887">
        <w:rPr>
          <w:lang w:val="en-US"/>
        </w:rPr>
        <w:t xml:space="preserve"> H</w:t>
      </w:r>
      <w:r>
        <w:rPr>
          <w:lang w:val="en-US"/>
        </w:rPr>
        <w:t>.</w:t>
      </w:r>
      <w:r w:rsidRPr="003E7887">
        <w:rPr>
          <w:lang w:val="en-US"/>
        </w:rPr>
        <w:t>B</w:t>
      </w:r>
      <w:r>
        <w:rPr>
          <w:lang w:val="en-US"/>
        </w:rPr>
        <w:t>.</w:t>
      </w:r>
      <w:r w:rsidRPr="003E7887">
        <w:rPr>
          <w:lang w:val="en-US"/>
        </w:rPr>
        <w:t>, Tan</w:t>
      </w:r>
      <w:r>
        <w:rPr>
          <w:lang w:val="en-US"/>
        </w:rPr>
        <w:t>,</w:t>
      </w:r>
      <w:r w:rsidRPr="003E7887">
        <w:rPr>
          <w:lang w:val="en-US"/>
        </w:rPr>
        <w:t xml:space="preserve"> J</w:t>
      </w:r>
      <w:r>
        <w:rPr>
          <w:lang w:val="en-US"/>
        </w:rPr>
        <w:t>.</w:t>
      </w:r>
      <w:r w:rsidRPr="003E7887">
        <w:rPr>
          <w:lang w:val="en-US"/>
        </w:rPr>
        <w:t>A</w:t>
      </w:r>
      <w:r>
        <w:rPr>
          <w:lang w:val="en-US"/>
        </w:rPr>
        <w:t>.</w:t>
      </w:r>
      <w:r w:rsidRPr="003E7887">
        <w:rPr>
          <w:lang w:val="en-US"/>
        </w:rPr>
        <w:t>,</w:t>
      </w:r>
      <w:r>
        <w:rPr>
          <w:lang w:val="en-US"/>
        </w:rPr>
        <w:t xml:space="preserve"> &amp;</w:t>
      </w:r>
      <w:r w:rsidRPr="003E7887">
        <w:rPr>
          <w:lang w:val="en-US"/>
        </w:rPr>
        <w:t xml:space="preserve"> Bleier</w:t>
      </w:r>
      <w:r>
        <w:rPr>
          <w:lang w:val="en-US"/>
        </w:rPr>
        <w:t>,</w:t>
      </w:r>
      <w:r w:rsidRPr="003E7887">
        <w:rPr>
          <w:lang w:val="en-US"/>
        </w:rPr>
        <w:t xml:space="preserve"> J</w:t>
      </w:r>
      <w:r>
        <w:rPr>
          <w:lang w:val="en-US"/>
        </w:rPr>
        <w:t xml:space="preserve">. </w:t>
      </w:r>
      <w:r w:rsidRPr="003E7887">
        <w:rPr>
          <w:lang w:val="en-US"/>
        </w:rPr>
        <w:t>K.</w:t>
      </w:r>
      <w:r>
        <w:rPr>
          <w:lang w:val="en-US"/>
        </w:rPr>
        <w:t xml:space="preserve"> (2003).</w:t>
      </w:r>
      <w:r w:rsidRPr="003E7887">
        <w:rPr>
          <w:lang w:val="en-US"/>
        </w:rPr>
        <w:t xml:space="preserve"> The scale of ethnocultural empathy: Development, validation, and reliability. </w:t>
      </w:r>
      <w:r w:rsidRPr="003E7887">
        <w:rPr>
          <w:i/>
          <w:lang w:val="en-US"/>
        </w:rPr>
        <w:t>Journal of Counseling Psychology</w:t>
      </w:r>
      <w:r>
        <w:rPr>
          <w:lang w:val="en-US"/>
        </w:rPr>
        <w:t>,</w:t>
      </w:r>
      <w:r w:rsidRPr="003E7887">
        <w:rPr>
          <w:lang w:val="en-US"/>
        </w:rPr>
        <w:t> </w:t>
      </w:r>
      <w:r w:rsidRPr="003E7887">
        <w:rPr>
          <w:i/>
          <w:lang w:val="en-US"/>
        </w:rPr>
        <w:t>50</w:t>
      </w:r>
      <w:r>
        <w:rPr>
          <w:lang w:val="en-US"/>
        </w:rPr>
        <w:t xml:space="preserve">, </w:t>
      </w:r>
      <w:r w:rsidRPr="003E7887">
        <w:rPr>
          <w:lang w:val="en-US"/>
        </w:rPr>
        <w:t>221–234.</w:t>
      </w:r>
    </w:p>
    <w:p w14:paraId="70AF166D" w14:textId="77777777" w:rsidR="00345419" w:rsidRDefault="00345419" w:rsidP="00345419">
      <w:pPr>
        <w:pStyle w:val="NoSpacing"/>
      </w:pPr>
    </w:p>
    <w:p w14:paraId="07FC4412" w14:textId="77777777" w:rsidR="00345419" w:rsidRPr="00302AFE" w:rsidRDefault="00345419" w:rsidP="00345419">
      <w:pPr>
        <w:pStyle w:val="NoSpacing"/>
        <w:rPr>
          <w:lang w:val="en-GB"/>
        </w:rPr>
      </w:pPr>
      <w:r w:rsidRPr="00302AFE">
        <w:rPr>
          <w:lang w:val="en-GB"/>
        </w:rPr>
        <w:t xml:space="preserve">Zanna, M. P. (1994). On the nature of prejudice. </w:t>
      </w:r>
      <w:r w:rsidRPr="00302AFE">
        <w:rPr>
          <w:i/>
          <w:lang w:val="en-GB"/>
        </w:rPr>
        <w:t>Canadian Psychology</w:t>
      </w:r>
      <w:r w:rsidRPr="00302AFE">
        <w:rPr>
          <w:lang w:val="en-GB"/>
        </w:rPr>
        <w:t xml:space="preserve">, </w:t>
      </w:r>
      <w:r w:rsidRPr="00302AFE">
        <w:rPr>
          <w:i/>
          <w:lang w:val="en-GB"/>
        </w:rPr>
        <w:t>35</w:t>
      </w:r>
      <w:r w:rsidRPr="00302AFE">
        <w:rPr>
          <w:lang w:val="en-GB"/>
        </w:rPr>
        <w:t>, 11-23.</w:t>
      </w:r>
    </w:p>
    <w:p w14:paraId="73CC0C60" w14:textId="77777777" w:rsidR="00345419" w:rsidRDefault="00345419" w:rsidP="00345419">
      <w:pPr>
        <w:pStyle w:val="NoSpacing"/>
        <w:rPr>
          <w:ins w:id="474" w:author="Tredouxhome" w:date="2014-10-27T18:28:00Z"/>
        </w:rPr>
      </w:pPr>
    </w:p>
    <w:p w14:paraId="7603B4A9" w14:textId="77777777" w:rsidR="00464B7B" w:rsidRDefault="00464B7B" w:rsidP="00464B7B">
      <w:pPr>
        <w:pStyle w:val="NoSpacing"/>
      </w:pPr>
      <w:ins w:id="475" w:author="Tredouxhome" w:date="2014-10-27T18:30:00Z">
        <w:r>
          <w:t xml:space="preserve">Zinbarg, R. E., Revelle, W., Yovel, </w:t>
        </w:r>
      </w:ins>
      <w:ins w:id="476" w:author="Tredouxhome" w:date="2014-10-27T18:31:00Z">
        <w:r>
          <w:t>I</w:t>
        </w:r>
      </w:ins>
      <w:ins w:id="477" w:author="Tredouxhome" w:date="2014-10-27T18:30:00Z">
        <w:r>
          <w:t>.</w:t>
        </w:r>
      </w:ins>
      <w:ins w:id="478" w:author="Tredouxhome" w:date="2014-10-27T18:31:00Z">
        <w:r>
          <w:t xml:space="preserve">, &amp; Li, W. (2005).  </w:t>
        </w:r>
      </w:ins>
      <w:ins w:id="479" w:author="Tredouxhome" w:date="2014-10-27T18:28:00Z">
        <w:r>
          <w:fldChar w:fldCharType="begin"/>
        </w:r>
        <w:r>
          <w:instrText xml:space="preserve"> HYPERLINK "http://scholar.google.co.za/citations?view_op=view_citation&amp;hl=en&amp;user=293jbW0AAAAJ&amp;citation_for_view=293jbW0AAAAJ:UeHWp8X0CEIC" </w:instrText>
        </w:r>
        <w:r>
          <w:fldChar w:fldCharType="separate"/>
        </w:r>
        <w:r w:rsidRPr="00B918F3">
          <w:rPr>
            <w:lang w:eastAsia="en-ZA"/>
          </w:rPr>
          <w:t>Cronbach’s α, Revelle’s β, and McDonald’s ω</w:t>
        </w:r>
        <w:r w:rsidRPr="00B918F3">
          <w:rPr>
            <w:vertAlign w:val="superscript"/>
            <w:lang w:eastAsia="en-ZA"/>
          </w:rPr>
          <w:t>H</w:t>
        </w:r>
        <w:r w:rsidRPr="00B918F3">
          <w:rPr>
            <w:lang w:eastAsia="en-ZA"/>
          </w:rPr>
          <w:t>: Their relations with each other and two alternative conceptualizations of reliability</w:t>
        </w:r>
        <w:r>
          <w:rPr>
            <w:lang w:eastAsia="en-ZA"/>
          </w:rPr>
          <w:fldChar w:fldCharType="end"/>
        </w:r>
      </w:ins>
      <w:ins w:id="480" w:author="Tredouxhome" w:date="2014-10-27T18:31:00Z">
        <w:r>
          <w:rPr>
            <w:lang w:eastAsia="en-ZA"/>
          </w:rPr>
          <w:t xml:space="preserve">. </w:t>
        </w:r>
      </w:ins>
      <w:ins w:id="481" w:author="Tredouxhome" w:date="2014-10-27T18:28:00Z">
        <w:r w:rsidRPr="00464B7B">
          <w:rPr>
            <w:i/>
            <w:lang w:eastAsia="en-ZA"/>
            <w:rPrChange w:id="482" w:author="Tredouxhome" w:date="2014-10-27T18:31:00Z">
              <w:rPr>
                <w:lang w:eastAsia="en-ZA"/>
              </w:rPr>
            </w:rPrChange>
          </w:rPr>
          <w:t>Psychometrika 70</w:t>
        </w:r>
        <w:r w:rsidRPr="00B918F3">
          <w:rPr>
            <w:lang w:eastAsia="en-ZA"/>
          </w:rPr>
          <w:t>, 123-133</w:t>
        </w:r>
      </w:ins>
      <w:ins w:id="483" w:author="Tredouxhome" w:date="2014-10-27T18:31:00Z">
        <w:r>
          <w:rPr>
            <w:lang w:eastAsia="en-ZA"/>
          </w:rPr>
          <w:t xml:space="preserve">. </w:t>
        </w:r>
      </w:ins>
    </w:p>
    <w:p w14:paraId="0736A5EB" w14:textId="77777777" w:rsidR="00CE4ED3" w:rsidRDefault="00CE4ED3">
      <w:pPr>
        <w:rPr>
          <w:b/>
        </w:rPr>
      </w:pPr>
      <w:r>
        <w:rPr>
          <w:b/>
        </w:rPr>
        <w:br w:type="page"/>
      </w:r>
    </w:p>
    <w:p w14:paraId="5687D8D9" w14:textId="77777777" w:rsidR="00CE4ED3" w:rsidRPr="001719AF" w:rsidRDefault="00CE4ED3" w:rsidP="00CE4ED3">
      <w:pPr>
        <w:autoSpaceDE w:val="0"/>
        <w:autoSpaceDN w:val="0"/>
        <w:adjustRightInd w:val="0"/>
        <w:spacing w:after="0" w:line="400" w:lineRule="atLeast"/>
        <w:rPr>
          <w:rFonts w:ascii="Times New Roman" w:hAnsi="Times New Roman" w:cs="Times New Roman"/>
          <w:sz w:val="24"/>
          <w:szCs w:val="24"/>
          <w:lang w:val="en-US"/>
        </w:rPr>
      </w:pPr>
    </w:p>
    <w:p w14:paraId="3496EAAE" w14:textId="77777777" w:rsidR="00AA10CC" w:rsidRDefault="00AA10CC" w:rsidP="00AA10CC">
      <w:pPr>
        <w:pStyle w:val="NoSpacing"/>
      </w:pPr>
      <w:r w:rsidRPr="001719AF">
        <w:rPr>
          <w:b/>
        </w:rPr>
        <w:t>Table 1</w:t>
      </w:r>
      <w:r>
        <w:t>. Descriptive statistics and inter-correlations of variables</w:t>
      </w:r>
    </w:p>
    <w:p w14:paraId="1CB5D3A1" w14:textId="77777777" w:rsidR="00AA10CC" w:rsidRDefault="00AA10CC" w:rsidP="00AA10CC">
      <w:pPr>
        <w:pStyle w:val="NoSpacing"/>
      </w:pPr>
    </w:p>
    <w:tbl>
      <w:tblPr>
        <w:tblW w:w="8778" w:type="dxa"/>
        <w:tblInd w:w="93" w:type="dxa"/>
        <w:tblLayout w:type="fixed"/>
        <w:tblLook w:val="04A0" w:firstRow="1" w:lastRow="0" w:firstColumn="1" w:lastColumn="0" w:noHBand="0" w:noVBand="1"/>
        <w:tblPrChange w:id="484" w:author="Colin Tredoux" w:date="2014-11-11T16:05:00Z">
          <w:tblPr>
            <w:tblW w:w="9142" w:type="dxa"/>
            <w:tblInd w:w="93" w:type="dxa"/>
            <w:tblLayout w:type="fixed"/>
            <w:tblLook w:val="04A0" w:firstRow="1" w:lastRow="0" w:firstColumn="1" w:lastColumn="0" w:noHBand="0" w:noVBand="1"/>
          </w:tblPr>
        </w:tblPrChange>
      </w:tblPr>
      <w:tblGrid>
        <w:gridCol w:w="1460"/>
        <w:gridCol w:w="688"/>
        <w:gridCol w:w="676"/>
        <w:gridCol w:w="710"/>
        <w:gridCol w:w="251"/>
        <w:gridCol w:w="809"/>
        <w:gridCol w:w="845"/>
        <w:gridCol w:w="864"/>
        <w:gridCol w:w="791"/>
        <w:gridCol w:w="900"/>
        <w:gridCol w:w="784"/>
        <w:tblGridChange w:id="485">
          <w:tblGrid>
            <w:gridCol w:w="1648"/>
            <w:gridCol w:w="708"/>
            <w:gridCol w:w="708"/>
            <w:gridCol w:w="744"/>
            <w:gridCol w:w="252"/>
            <w:gridCol w:w="835"/>
            <w:gridCol w:w="873"/>
            <w:gridCol w:w="892"/>
            <w:gridCol w:w="816"/>
            <w:gridCol w:w="896"/>
            <w:gridCol w:w="770"/>
          </w:tblGrid>
        </w:tblGridChange>
      </w:tblGrid>
      <w:tr w:rsidR="00AA10CC" w:rsidRPr="00B62B72" w14:paraId="26C149C9" w14:textId="77777777" w:rsidTr="003A5D88">
        <w:trPr>
          <w:trHeight w:val="300"/>
          <w:trPrChange w:id="486" w:author="Colin Tredoux" w:date="2014-11-11T16:05:00Z">
            <w:trPr>
              <w:trHeight w:val="300"/>
            </w:trPr>
          </w:trPrChange>
        </w:trPr>
        <w:tc>
          <w:tcPr>
            <w:tcW w:w="1460" w:type="dxa"/>
            <w:shd w:val="clear" w:color="auto" w:fill="auto"/>
            <w:noWrap/>
            <w:vAlign w:val="bottom"/>
            <w:hideMark/>
            <w:tcPrChange w:id="487" w:author="Colin Tredoux" w:date="2014-11-11T16:05:00Z">
              <w:tcPr>
                <w:tcW w:w="1648" w:type="dxa"/>
                <w:shd w:val="clear" w:color="auto" w:fill="auto"/>
                <w:noWrap/>
                <w:vAlign w:val="bottom"/>
                <w:hideMark/>
              </w:tcPr>
            </w:tcPrChange>
          </w:tcPr>
          <w:p w14:paraId="068486BB" w14:textId="77777777" w:rsidR="00AA10CC" w:rsidRPr="00B62B72" w:rsidRDefault="00AA10CC" w:rsidP="00347073">
            <w:pPr>
              <w:spacing w:after="0" w:line="240" w:lineRule="auto"/>
              <w:rPr>
                <w:rFonts w:ascii="Calibri" w:eastAsia="Times New Roman" w:hAnsi="Calibri" w:cs="Times New Roman"/>
                <w:color w:val="000000"/>
                <w:sz w:val="16"/>
                <w:lang w:val="en-US"/>
              </w:rPr>
            </w:pPr>
          </w:p>
        </w:tc>
        <w:tc>
          <w:tcPr>
            <w:tcW w:w="688" w:type="dxa"/>
            <w:tcBorders>
              <w:bottom w:val="single" w:sz="8" w:space="0" w:color="auto"/>
            </w:tcBorders>
            <w:shd w:val="clear" w:color="auto" w:fill="auto"/>
            <w:noWrap/>
            <w:vAlign w:val="bottom"/>
            <w:hideMark/>
            <w:tcPrChange w:id="488" w:author="Colin Tredoux" w:date="2014-11-11T16:05:00Z">
              <w:tcPr>
                <w:tcW w:w="708" w:type="dxa"/>
                <w:tcBorders>
                  <w:bottom w:val="single" w:sz="8" w:space="0" w:color="auto"/>
                </w:tcBorders>
                <w:shd w:val="clear" w:color="auto" w:fill="auto"/>
                <w:noWrap/>
                <w:vAlign w:val="bottom"/>
                <w:hideMark/>
              </w:tcPr>
            </w:tcPrChange>
          </w:tcPr>
          <w:p w14:paraId="2531731A" w14:textId="77777777" w:rsidR="00AA10CC" w:rsidRPr="00B62B72" w:rsidRDefault="00AA10CC" w:rsidP="00AA10CC">
            <w:pPr>
              <w:spacing w:after="0" w:line="240" w:lineRule="auto"/>
              <w:jc w:val="center"/>
              <w:rPr>
                <w:rFonts w:ascii="Calibri" w:eastAsia="Times New Roman" w:hAnsi="Calibri" w:cs="Times New Roman"/>
                <w:color w:val="000000"/>
                <w:sz w:val="16"/>
                <w:lang w:val="en-US"/>
              </w:rPr>
            </w:pPr>
            <w:r>
              <w:rPr>
                <w:rFonts w:ascii="Calibri" w:eastAsia="Times New Roman" w:hAnsi="Calibri" w:cs="Times New Roman"/>
                <w:color w:val="000000"/>
                <w:sz w:val="16"/>
                <w:lang w:val="en-US"/>
              </w:rPr>
              <w:t>Mean</w:t>
            </w:r>
          </w:p>
        </w:tc>
        <w:tc>
          <w:tcPr>
            <w:tcW w:w="676" w:type="dxa"/>
            <w:tcBorders>
              <w:bottom w:val="single" w:sz="8" w:space="0" w:color="auto"/>
            </w:tcBorders>
            <w:shd w:val="clear" w:color="auto" w:fill="auto"/>
            <w:noWrap/>
            <w:vAlign w:val="bottom"/>
            <w:hideMark/>
            <w:tcPrChange w:id="489" w:author="Colin Tredoux" w:date="2014-11-11T16:05:00Z">
              <w:tcPr>
                <w:tcW w:w="708" w:type="dxa"/>
                <w:tcBorders>
                  <w:bottom w:val="single" w:sz="8" w:space="0" w:color="auto"/>
                </w:tcBorders>
                <w:shd w:val="clear" w:color="auto" w:fill="auto"/>
                <w:noWrap/>
                <w:vAlign w:val="bottom"/>
                <w:hideMark/>
              </w:tcPr>
            </w:tcPrChange>
          </w:tcPr>
          <w:p w14:paraId="751964A3" w14:textId="77777777" w:rsidR="00AA10CC" w:rsidRPr="00B62B72" w:rsidRDefault="00AA10CC" w:rsidP="00AA10CC">
            <w:pPr>
              <w:spacing w:after="0" w:line="240" w:lineRule="auto"/>
              <w:jc w:val="center"/>
              <w:rPr>
                <w:rFonts w:ascii="Calibri" w:eastAsia="Times New Roman" w:hAnsi="Calibri" w:cs="Times New Roman"/>
                <w:color w:val="000000"/>
                <w:sz w:val="16"/>
                <w:lang w:val="en-US"/>
              </w:rPr>
            </w:pPr>
            <w:r>
              <w:rPr>
                <w:rFonts w:ascii="Calibri" w:eastAsia="Times New Roman" w:hAnsi="Calibri" w:cs="Times New Roman"/>
                <w:color w:val="000000"/>
                <w:sz w:val="16"/>
                <w:lang w:val="en-US"/>
              </w:rPr>
              <w:t>SD</w:t>
            </w:r>
          </w:p>
        </w:tc>
        <w:tc>
          <w:tcPr>
            <w:tcW w:w="710" w:type="dxa"/>
            <w:tcBorders>
              <w:bottom w:val="single" w:sz="8" w:space="0" w:color="auto"/>
            </w:tcBorders>
            <w:shd w:val="clear" w:color="auto" w:fill="auto"/>
            <w:noWrap/>
            <w:vAlign w:val="bottom"/>
            <w:hideMark/>
            <w:tcPrChange w:id="490" w:author="Colin Tredoux" w:date="2014-11-11T16:05:00Z">
              <w:tcPr>
                <w:tcW w:w="744" w:type="dxa"/>
                <w:tcBorders>
                  <w:bottom w:val="single" w:sz="8" w:space="0" w:color="auto"/>
                </w:tcBorders>
                <w:shd w:val="clear" w:color="auto" w:fill="auto"/>
                <w:noWrap/>
                <w:vAlign w:val="bottom"/>
                <w:hideMark/>
              </w:tcPr>
            </w:tcPrChange>
          </w:tcPr>
          <w:p w14:paraId="6A36CA42" w14:textId="77777777" w:rsidR="00AA10CC" w:rsidRPr="00B62B72" w:rsidRDefault="00AA10CC" w:rsidP="00AA10CC">
            <w:pPr>
              <w:spacing w:after="0" w:line="240" w:lineRule="auto"/>
              <w:jc w:val="center"/>
              <w:rPr>
                <w:rFonts w:ascii="Calibri" w:eastAsia="Times New Roman" w:hAnsi="Calibri" w:cs="Times New Roman"/>
                <w:color w:val="000000"/>
                <w:sz w:val="16"/>
                <w:lang w:val="en-US"/>
              </w:rPr>
            </w:pPr>
            <w:r>
              <w:rPr>
                <w:rFonts w:ascii="Calibri" w:eastAsia="Times New Roman" w:hAnsi="Calibri" w:cs="Times New Roman"/>
                <w:color w:val="000000"/>
                <w:sz w:val="16"/>
                <w:lang w:val="en-US"/>
              </w:rPr>
              <w:sym w:font="Symbol" w:char="F077"/>
            </w:r>
            <w:r w:rsidRPr="00B62B72">
              <w:rPr>
                <w:rFonts w:ascii="Calibri" w:eastAsia="Times New Roman" w:hAnsi="Calibri" w:cs="Times New Roman"/>
                <w:color w:val="000000"/>
                <w:sz w:val="16"/>
                <w:vertAlign w:val="superscript"/>
                <w:lang w:val="en-US"/>
              </w:rPr>
              <w:sym w:font="Wingdings 2" w:char="F085"/>
            </w:r>
          </w:p>
        </w:tc>
        <w:tc>
          <w:tcPr>
            <w:tcW w:w="251" w:type="dxa"/>
            <w:tcPrChange w:id="491" w:author="Colin Tredoux" w:date="2014-11-11T16:05:00Z">
              <w:tcPr>
                <w:tcW w:w="252" w:type="dxa"/>
              </w:tcPr>
            </w:tcPrChange>
          </w:tcPr>
          <w:p w14:paraId="52FA285B" w14:textId="77777777" w:rsidR="00AA10CC" w:rsidRPr="00B62B72" w:rsidRDefault="00AA10CC" w:rsidP="00347073">
            <w:pPr>
              <w:spacing w:after="0" w:line="240" w:lineRule="auto"/>
              <w:rPr>
                <w:rFonts w:ascii="Calibri" w:eastAsia="Times New Roman" w:hAnsi="Calibri" w:cs="Times New Roman"/>
                <w:color w:val="000000"/>
                <w:sz w:val="16"/>
              </w:rPr>
            </w:pPr>
          </w:p>
        </w:tc>
        <w:tc>
          <w:tcPr>
            <w:tcW w:w="809" w:type="dxa"/>
            <w:tcBorders>
              <w:bottom w:val="single" w:sz="8" w:space="0" w:color="auto"/>
            </w:tcBorders>
            <w:shd w:val="clear" w:color="auto" w:fill="auto"/>
            <w:noWrap/>
            <w:vAlign w:val="bottom"/>
            <w:hideMark/>
            <w:tcPrChange w:id="492" w:author="Colin Tredoux" w:date="2014-11-11T16:05:00Z">
              <w:tcPr>
                <w:tcW w:w="835" w:type="dxa"/>
                <w:tcBorders>
                  <w:bottom w:val="single" w:sz="8" w:space="0" w:color="auto"/>
                </w:tcBorders>
                <w:shd w:val="clear" w:color="auto" w:fill="auto"/>
                <w:noWrap/>
                <w:vAlign w:val="bottom"/>
                <w:hideMark/>
              </w:tcPr>
            </w:tcPrChange>
          </w:tcPr>
          <w:p w14:paraId="61EB17DA"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Threat</w:t>
            </w:r>
          </w:p>
        </w:tc>
        <w:tc>
          <w:tcPr>
            <w:tcW w:w="845" w:type="dxa"/>
            <w:tcBorders>
              <w:bottom w:val="single" w:sz="8" w:space="0" w:color="auto"/>
            </w:tcBorders>
            <w:shd w:val="clear" w:color="auto" w:fill="auto"/>
            <w:noWrap/>
            <w:vAlign w:val="bottom"/>
            <w:hideMark/>
            <w:tcPrChange w:id="493" w:author="Colin Tredoux" w:date="2014-11-11T16:05:00Z">
              <w:tcPr>
                <w:tcW w:w="873" w:type="dxa"/>
                <w:tcBorders>
                  <w:bottom w:val="single" w:sz="8" w:space="0" w:color="auto"/>
                </w:tcBorders>
                <w:shd w:val="clear" w:color="auto" w:fill="auto"/>
                <w:noWrap/>
                <w:vAlign w:val="bottom"/>
                <w:hideMark/>
              </w:tcPr>
            </w:tcPrChange>
          </w:tcPr>
          <w:p w14:paraId="12FEFC83"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Empathy</w:t>
            </w:r>
          </w:p>
        </w:tc>
        <w:tc>
          <w:tcPr>
            <w:tcW w:w="864" w:type="dxa"/>
            <w:tcBorders>
              <w:bottom w:val="single" w:sz="8" w:space="0" w:color="auto"/>
            </w:tcBorders>
            <w:shd w:val="clear" w:color="auto" w:fill="auto"/>
            <w:noWrap/>
            <w:vAlign w:val="bottom"/>
            <w:hideMark/>
            <w:tcPrChange w:id="494" w:author="Colin Tredoux" w:date="2014-11-11T16:05:00Z">
              <w:tcPr>
                <w:tcW w:w="892" w:type="dxa"/>
                <w:tcBorders>
                  <w:bottom w:val="single" w:sz="8" w:space="0" w:color="auto"/>
                </w:tcBorders>
                <w:shd w:val="clear" w:color="auto" w:fill="auto"/>
                <w:noWrap/>
                <w:vAlign w:val="bottom"/>
                <w:hideMark/>
              </w:tcPr>
            </w:tcPrChange>
          </w:tcPr>
          <w:p w14:paraId="5B29D9CC"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Prejudice</w:t>
            </w:r>
          </w:p>
        </w:tc>
        <w:tc>
          <w:tcPr>
            <w:tcW w:w="791" w:type="dxa"/>
            <w:tcBorders>
              <w:bottom w:val="single" w:sz="8" w:space="0" w:color="auto"/>
            </w:tcBorders>
            <w:shd w:val="clear" w:color="auto" w:fill="auto"/>
            <w:noWrap/>
            <w:vAlign w:val="bottom"/>
            <w:hideMark/>
            <w:tcPrChange w:id="495" w:author="Colin Tredoux" w:date="2014-11-11T16:05:00Z">
              <w:tcPr>
                <w:tcW w:w="816" w:type="dxa"/>
                <w:tcBorders>
                  <w:bottom w:val="single" w:sz="8" w:space="0" w:color="auto"/>
                </w:tcBorders>
                <w:shd w:val="clear" w:color="auto" w:fill="auto"/>
                <w:noWrap/>
                <w:vAlign w:val="bottom"/>
                <w:hideMark/>
              </w:tcPr>
            </w:tcPrChange>
          </w:tcPr>
          <w:p w14:paraId="6F954764"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Quantity</w:t>
            </w:r>
          </w:p>
        </w:tc>
        <w:tc>
          <w:tcPr>
            <w:tcW w:w="900" w:type="dxa"/>
            <w:tcBorders>
              <w:bottom w:val="single" w:sz="8" w:space="0" w:color="auto"/>
            </w:tcBorders>
            <w:shd w:val="clear" w:color="auto" w:fill="auto"/>
            <w:noWrap/>
            <w:vAlign w:val="bottom"/>
            <w:hideMark/>
            <w:tcPrChange w:id="496" w:author="Colin Tredoux" w:date="2014-11-11T16:05:00Z">
              <w:tcPr>
                <w:tcW w:w="896" w:type="dxa"/>
                <w:tcBorders>
                  <w:bottom w:val="single" w:sz="8" w:space="0" w:color="auto"/>
                </w:tcBorders>
                <w:shd w:val="clear" w:color="auto" w:fill="auto"/>
                <w:noWrap/>
                <w:vAlign w:val="bottom"/>
                <w:hideMark/>
              </w:tcPr>
            </w:tcPrChange>
          </w:tcPr>
          <w:p w14:paraId="4CE0B0D4"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Avoidance</w:t>
            </w:r>
          </w:p>
        </w:tc>
        <w:tc>
          <w:tcPr>
            <w:tcW w:w="784" w:type="dxa"/>
            <w:tcBorders>
              <w:bottom w:val="single" w:sz="8" w:space="0" w:color="auto"/>
            </w:tcBorders>
            <w:shd w:val="clear" w:color="auto" w:fill="auto"/>
            <w:noWrap/>
            <w:vAlign w:val="bottom"/>
            <w:hideMark/>
            <w:tcPrChange w:id="497" w:author="Colin Tredoux" w:date="2014-11-11T16:05:00Z">
              <w:tcPr>
                <w:tcW w:w="770" w:type="dxa"/>
                <w:tcBorders>
                  <w:bottom w:val="single" w:sz="8" w:space="0" w:color="auto"/>
                </w:tcBorders>
                <w:shd w:val="clear" w:color="auto" w:fill="auto"/>
                <w:noWrap/>
                <w:vAlign w:val="bottom"/>
                <w:hideMark/>
              </w:tcPr>
            </w:tcPrChange>
          </w:tcPr>
          <w:p w14:paraId="62EC8543"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Contact Quality</w:t>
            </w:r>
          </w:p>
        </w:tc>
      </w:tr>
      <w:tr w:rsidR="00AA10CC" w:rsidRPr="00B62B72" w14:paraId="38796D6F" w14:textId="77777777" w:rsidTr="003A5D88">
        <w:trPr>
          <w:trHeight w:val="315"/>
          <w:trPrChange w:id="498" w:author="Colin Tredoux" w:date="2014-11-11T16:05:00Z">
            <w:trPr>
              <w:trHeight w:val="315"/>
            </w:trPr>
          </w:trPrChange>
        </w:trPr>
        <w:tc>
          <w:tcPr>
            <w:tcW w:w="1460" w:type="dxa"/>
            <w:shd w:val="clear" w:color="auto" w:fill="auto"/>
            <w:vAlign w:val="center"/>
            <w:hideMark/>
            <w:tcPrChange w:id="499" w:author="Colin Tredoux" w:date="2014-11-11T16:05:00Z">
              <w:tcPr>
                <w:tcW w:w="1648" w:type="dxa"/>
                <w:shd w:val="clear" w:color="auto" w:fill="auto"/>
                <w:vAlign w:val="center"/>
                <w:hideMark/>
              </w:tcPr>
            </w:tcPrChange>
          </w:tcPr>
          <w:p w14:paraId="603873D1"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Closeness</w:t>
            </w:r>
          </w:p>
        </w:tc>
        <w:tc>
          <w:tcPr>
            <w:tcW w:w="688" w:type="dxa"/>
            <w:tcBorders>
              <w:top w:val="single" w:sz="8" w:space="0" w:color="auto"/>
            </w:tcBorders>
            <w:shd w:val="clear" w:color="auto" w:fill="auto"/>
            <w:vAlign w:val="center"/>
            <w:hideMark/>
            <w:tcPrChange w:id="500" w:author="Colin Tredoux" w:date="2014-11-11T16:05:00Z">
              <w:tcPr>
                <w:tcW w:w="708" w:type="dxa"/>
                <w:tcBorders>
                  <w:top w:val="single" w:sz="8" w:space="0" w:color="auto"/>
                </w:tcBorders>
                <w:shd w:val="clear" w:color="auto" w:fill="auto"/>
                <w:vAlign w:val="center"/>
                <w:hideMark/>
              </w:tcPr>
            </w:tcPrChange>
          </w:tcPr>
          <w:p w14:paraId="70C003E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2.26</w:t>
            </w:r>
          </w:p>
        </w:tc>
        <w:tc>
          <w:tcPr>
            <w:tcW w:w="676" w:type="dxa"/>
            <w:tcBorders>
              <w:top w:val="single" w:sz="8" w:space="0" w:color="auto"/>
            </w:tcBorders>
            <w:shd w:val="clear" w:color="auto" w:fill="auto"/>
            <w:vAlign w:val="center"/>
            <w:hideMark/>
            <w:tcPrChange w:id="501" w:author="Colin Tredoux" w:date="2014-11-11T16:05:00Z">
              <w:tcPr>
                <w:tcW w:w="708" w:type="dxa"/>
                <w:tcBorders>
                  <w:top w:val="single" w:sz="8" w:space="0" w:color="auto"/>
                </w:tcBorders>
                <w:shd w:val="clear" w:color="auto" w:fill="auto"/>
                <w:vAlign w:val="center"/>
                <w:hideMark/>
              </w:tcPr>
            </w:tcPrChange>
          </w:tcPr>
          <w:p w14:paraId="11635D43"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1.32</w:t>
            </w:r>
          </w:p>
        </w:tc>
        <w:tc>
          <w:tcPr>
            <w:tcW w:w="710" w:type="dxa"/>
            <w:tcBorders>
              <w:top w:val="single" w:sz="8" w:space="0" w:color="auto"/>
            </w:tcBorders>
            <w:shd w:val="clear" w:color="auto" w:fill="auto"/>
            <w:vAlign w:val="center"/>
            <w:hideMark/>
            <w:tcPrChange w:id="502" w:author="Colin Tredoux" w:date="2014-11-11T16:05:00Z">
              <w:tcPr>
                <w:tcW w:w="744" w:type="dxa"/>
                <w:tcBorders>
                  <w:top w:val="single" w:sz="8" w:space="0" w:color="auto"/>
                </w:tcBorders>
                <w:shd w:val="clear" w:color="auto" w:fill="auto"/>
                <w:vAlign w:val="center"/>
                <w:hideMark/>
              </w:tcPr>
            </w:tcPrChange>
          </w:tcPr>
          <w:p w14:paraId="2BFD95CE"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0.79</w:t>
            </w:r>
          </w:p>
        </w:tc>
        <w:tc>
          <w:tcPr>
            <w:tcW w:w="251" w:type="dxa"/>
            <w:tcPrChange w:id="503" w:author="Colin Tredoux" w:date="2014-11-11T16:05:00Z">
              <w:tcPr>
                <w:tcW w:w="252" w:type="dxa"/>
              </w:tcPr>
            </w:tcPrChange>
          </w:tcPr>
          <w:p w14:paraId="3A68B7B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09" w:type="dxa"/>
            <w:tcBorders>
              <w:top w:val="single" w:sz="8" w:space="0" w:color="auto"/>
            </w:tcBorders>
            <w:shd w:val="clear" w:color="auto" w:fill="auto"/>
            <w:noWrap/>
            <w:vAlign w:val="bottom"/>
            <w:hideMark/>
            <w:tcPrChange w:id="504" w:author="Colin Tredoux" w:date="2014-11-11T16:05:00Z">
              <w:tcPr>
                <w:tcW w:w="835" w:type="dxa"/>
                <w:tcBorders>
                  <w:top w:val="single" w:sz="8" w:space="0" w:color="auto"/>
                </w:tcBorders>
                <w:shd w:val="clear" w:color="auto" w:fill="auto"/>
                <w:noWrap/>
                <w:vAlign w:val="bottom"/>
                <w:hideMark/>
              </w:tcPr>
            </w:tcPrChange>
          </w:tcPr>
          <w:p w14:paraId="5E5D6E1A"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0.27</w:t>
            </w:r>
            <w:r>
              <w:rPr>
                <w:rFonts w:ascii="Calibri" w:eastAsia="Times New Roman" w:hAnsi="Calibri" w:cs="Times New Roman"/>
                <w:color w:val="000000"/>
                <w:sz w:val="16"/>
                <w:lang w:val="en-US"/>
              </w:rPr>
              <w:t>**</w:t>
            </w:r>
          </w:p>
        </w:tc>
        <w:tc>
          <w:tcPr>
            <w:tcW w:w="845" w:type="dxa"/>
            <w:tcBorders>
              <w:top w:val="single" w:sz="8" w:space="0" w:color="auto"/>
            </w:tcBorders>
            <w:shd w:val="clear" w:color="auto" w:fill="auto"/>
            <w:noWrap/>
            <w:vAlign w:val="bottom"/>
            <w:hideMark/>
            <w:tcPrChange w:id="505" w:author="Colin Tredoux" w:date="2014-11-11T16:05:00Z">
              <w:tcPr>
                <w:tcW w:w="873" w:type="dxa"/>
                <w:tcBorders>
                  <w:top w:val="single" w:sz="8" w:space="0" w:color="auto"/>
                </w:tcBorders>
                <w:shd w:val="clear" w:color="auto" w:fill="auto"/>
                <w:noWrap/>
                <w:vAlign w:val="bottom"/>
                <w:hideMark/>
              </w:tcPr>
            </w:tcPrChange>
          </w:tcPr>
          <w:p w14:paraId="4155CE3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-0.02</w:t>
            </w:r>
          </w:p>
        </w:tc>
        <w:tc>
          <w:tcPr>
            <w:tcW w:w="864" w:type="dxa"/>
            <w:tcBorders>
              <w:top w:val="single" w:sz="8" w:space="0" w:color="auto"/>
            </w:tcBorders>
            <w:shd w:val="clear" w:color="auto" w:fill="auto"/>
            <w:noWrap/>
            <w:vAlign w:val="bottom"/>
            <w:hideMark/>
            <w:tcPrChange w:id="506" w:author="Colin Tredoux" w:date="2014-11-11T16:05:00Z">
              <w:tcPr>
                <w:tcW w:w="892" w:type="dxa"/>
                <w:tcBorders>
                  <w:top w:val="single" w:sz="8" w:space="0" w:color="auto"/>
                </w:tcBorders>
                <w:shd w:val="clear" w:color="auto" w:fill="auto"/>
                <w:noWrap/>
                <w:vAlign w:val="bottom"/>
                <w:hideMark/>
              </w:tcPr>
            </w:tcPrChange>
          </w:tcPr>
          <w:p w14:paraId="13D5B821"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0.06</w:t>
            </w:r>
          </w:p>
        </w:tc>
        <w:tc>
          <w:tcPr>
            <w:tcW w:w="791" w:type="dxa"/>
            <w:tcBorders>
              <w:top w:val="single" w:sz="8" w:space="0" w:color="auto"/>
            </w:tcBorders>
            <w:shd w:val="clear" w:color="auto" w:fill="auto"/>
            <w:noWrap/>
            <w:vAlign w:val="bottom"/>
            <w:hideMark/>
            <w:tcPrChange w:id="507" w:author="Colin Tredoux" w:date="2014-11-11T16:05:00Z">
              <w:tcPr>
                <w:tcW w:w="816" w:type="dxa"/>
                <w:tcBorders>
                  <w:top w:val="single" w:sz="8" w:space="0" w:color="auto"/>
                </w:tcBorders>
                <w:shd w:val="clear" w:color="auto" w:fill="auto"/>
                <w:noWrap/>
                <w:vAlign w:val="bottom"/>
                <w:hideMark/>
              </w:tcPr>
            </w:tcPrChange>
          </w:tcPr>
          <w:p w14:paraId="090585C9"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-0.05</w:t>
            </w:r>
          </w:p>
        </w:tc>
        <w:tc>
          <w:tcPr>
            <w:tcW w:w="900" w:type="dxa"/>
            <w:tcBorders>
              <w:top w:val="single" w:sz="8" w:space="0" w:color="auto"/>
            </w:tcBorders>
            <w:shd w:val="clear" w:color="auto" w:fill="auto"/>
            <w:noWrap/>
            <w:vAlign w:val="bottom"/>
            <w:hideMark/>
            <w:tcPrChange w:id="508" w:author="Colin Tredoux" w:date="2014-11-11T16:05:00Z">
              <w:tcPr>
                <w:tcW w:w="896" w:type="dxa"/>
                <w:tcBorders>
                  <w:top w:val="single" w:sz="8" w:space="0" w:color="auto"/>
                </w:tcBorders>
                <w:shd w:val="clear" w:color="auto" w:fill="auto"/>
                <w:noWrap/>
                <w:vAlign w:val="bottom"/>
                <w:hideMark/>
              </w:tcPr>
            </w:tcPrChange>
          </w:tcPr>
          <w:p w14:paraId="33EA218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0.29</w:t>
            </w:r>
            <w:r>
              <w:rPr>
                <w:rFonts w:ascii="Calibri" w:eastAsia="Times New Roman" w:hAnsi="Calibri" w:cs="Times New Roman"/>
                <w:color w:val="000000"/>
                <w:sz w:val="16"/>
                <w:lang w:val="en-US"/>
              </w:rPr>
              <w:t>**</w:t>
            </w:r>
          </w:p>
        </w:tc>
        <w:tc>
          <w:tcPr>
            <w:tcW w:w="784" w:type="dxa"/>
            <w:tcBorders>
              <w:top w:val="single" w:sz="8" w:space="0" w:color="auto"/>
            </w:tcBorders>
            <w:shd w:val="clear" w:color="auto" w:fill="auto"/>
            <w:noWrap/>
            <w:vAlign w:val="bottom"/>
            <w:hideMark/>
            <w:tcPrChange w:id="509" w:author="Colin Tredoux" w:date="2014-11-11T16:05:00Z">
              <w:tcPr>
                <w:tcW w:w="770" w:type="dxa"/>
                <w:tcBorders>
                  <w:top w:val="single" w:sz="8" w:space="0" w:color="auto"/>
                </w:tcBorders>
                <w:shd w:val="clear" w:color="auto" w:fill="auto"/>
                <w:noWrap/>
                <w:vAlign w:val="bottom"/>
                <w:hideMark/>
              </w:tcPr>
            </w:tcPrChange>
          </w:tcPr>
          <w:p w14:paraId="3815D42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-0.10</w:t>
            </w:r>
          </w:p>
        </w:tc>
      </w:tr>
      <w:tr w:rsidR="00AA10CC" w:rsidRPr="00B62B72" w14:paraId="304E9900" w14:textId="77777777" w:rsidTr="003A5D88">
        <w:trPr>
          <w:trHeight w:val="300"/>
          <w:trPrChange w:id="510" w:author="Colin Tredoux" w:date="2014-11-11T16:05:00Z">
            <w:trPr>
              <w:trHeight w:val="300"/>
            </w:trPr>
          </w:trPrChange>
        </w:trPr>
        <w:tc>
          <w:tcPr>
            <w:tcW w:w="1460" w:type="dxa"/>
            <w:shd w:val="clear" w:color="auto" w:fill="auto"/>
            <w:vAlign w:val="center"/>
            <w:hideMark/>
            <w:tcPrChange w:id="511" w:author="Colin Tredoux" w:date="2014-11-11T16:05:00Z">
              <w:tcPr>
                <w:tcW w:w="1648" w:type="dxa"/>
                <w:shd w:val="clear" w:color="auto" w:fill="auto"/>
                <w:vAlign w:val="center"/>
                <w:hideMark/>
              </w:tcPr>
            </w:tcPrChange>
          </w:tcPr>
          <w:p w14:paraId="2567FFD0"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Threat</w:t>
            </w:r>
          </w:p>
        </w:tc>
        <w:tc>
          <w:tcPr>
            <w:tcW w:w="688" w:type="dxa"/>
            <w:shd w:val="clear" w:color="auto" w:fill="auto"/>
            <w:vAlign w:val="center"/>
            <w:hideMark/>
            <w:tcPrChange w:id="512" w:author="Colin Tredoux" w:date="2014-11-11T16:05:00Z">
              <w:tcPr>
                <w:tcW w:w="708" w:type="dxa"/>
                <w:shd w:val="clear" w:color="auto" w:fill="auto"/>
                <w:vAlign w:val="center"/>
                <w:hideMark/>
              </w:tcPr>
            </w:tcPrChange>
          </w:tcPr>
          <w:p w14:paraId="21CD82CA"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3.15</w:t>
            </w:r>
          </w:p>
        </w:tc>
        <w:tc>
          <w:tcPr>
            <w:tcW w:w="676" w:type="dxa"/>
            <w:shd w:val="clear" w:color="auto" w:fill="auto"/>
            <w:vAlign w:val="center"/>
            <w:hideMark/>
            <w:tcPrChange w:id="513" w:author="Colin Tredoux" w:date="2014-11-11T16:05:00Z">
              <w:tcPr>
                <w:tcW w:w="708" w:type="dxa"/>
                <w:shd w:val="clear" w:color="auto" w:fill="auto"/>
                <w:vAlign w:val="center"/>
                <w:hideMark/>
              </w:tcPr>
            </w:tcPrChange>
          </w:tcPr>
          <w:p w14:paraId="641F4A02"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0.86</w:t>
            </w:r>
          </w:p>
        </w:tc>
        <w:tc>
          <w:tcPr>
            <w:tcW w:w="710" w:type="dxa"/>
            <w:shd w:val="clear" w:color="auto" w:fill="auto"/>
            <w:vAlign w:val="center"/>
            <w:hideMark/>
            <w:tcPrChange w:id="514" w:author="Colin Tredoux" w:date="2014-11-11T16:05:00Z">
              <w:tcPr>
                <w:tcW w:w="744" w:type="dxa"/>
                <w:shd w:val="clear" w:color="auto" w:fill="auto"/>
                <w:vAlign w:val="center"/>
                <w:hideMark/>
              </w:tcPr>
            </w:tcPrChange>
          </w:tcPr>
          <w:p w14:paraId="1F672BA2"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0.92</w:t>
            </w:r>
          </w:p>
        </w:tc>
        <w:tc>
          <w:tcPr>
            <w:tcW w:w="251" w:type="dxa"/>
            <w:tcPrChange w:id="515" w:author="Colin Tredoux" w:date="2014-11-11T16:05:00Z">
              <w:tcPr>
                <w:tcW w:w="252" w:type="dxa"/>
              </w:tcPr>
            </w:tcPrChange>
          </w:tcPr>
          <w:p w14:paraId="5401B7D2"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09" w:type="dxa"/>
            <w:shd w:val="clear" w:color="auto" w:fill="auto"/>
            <w:noWrap/>
            <w:vAlign w:val="bottom"/>
            <w:hideMark/>
            <w:tcPrChange w:id="516" w:author="Colin Tredoux" w:date="2014-11-11T16:05:00Z">
              <w:tcPr>
                <w:tcW w:w="835" w:type="dxa"/>
                <w:shd w:val="clear" w:color="auto" w:fill="auto"/>
                <w:noWrap/>
                <w:vAlign w:val="bottom"/>
                <w:hideMark/>
              </w:tcPr>
            </w:tcPrChange>
          </w:tcPr>
          <w:p w14:paraId="60F5E88D"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45" w:type="dxa"/>
            <w:shd w:val="clear" w:color="auto" w:fill="auto"/>
            <w:noWrap/>
            <w:vAlign w:val="bottom"/>
            <w:hideMark/>
            <w:tcPrChange w:id="517" w:author="Colin Tredoux" w:date="2014-11-11T16:05:00Z">
              <w:tcPr>
                <w:tcW w:w="873" w:type="dxa"/>
                <w:shd w:val="clear" w:color="auto" w:fill="auto"/>
                <w:noWrap/>
                <w:vAlign w:val="bottom"/>
                <w:hideMark/>
              </w:tcPr>
            </w:tcPrChange>
          </w:tcPr>
          <w:p w14:paraId="54E74D53"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0.04</w:t>
            </w:r>
          </w:p>
        </w:tc>
        <w:tc>
          <w:tcPr>
            <w:tcW w:w="864" w:type="dxa"/>
            <w:shd w:val="clear" w:color="auto" w:fill="auto"/>
            <w:noWrap/>
            <w:vAlign w:val="bottom"/>
            <w:hideMark/>
            <w:tcPrChange w:id="518" w:author="Colin Tredoux" w:date="2014-11-11T16:05:00Z">
              <w:tcPr>
                <w:tcW w:w="892" w:type="dxa"/>
                <w:shd w:val="clear" w:color="auto" w:fill="auto"/>
                <w:noWrap/>
                <w:vAlign w:val="bottom"/>
                <w:hideMark/>
              </w:tcPr>
            </w:tcPrChange>
          </w:tcPr>
          <w:p w14:paraId="488E5CC4"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0.27</w:t>
            </w:r>
            <w:r>
              <w:rPr>
                <w:rFonts w:ascii="Calibri" w:eastAsia="Times New Roman" w:hAnsi="Calibri" w:cs="Times New Roman"/>
                <w:color w:val="000000"/>
                <w:sz w:val="16"/>
                <w:lang w:val="en-US"/>
              </w:rPr>
              <w:t>**</w:t>
            </w:r>
          </w:p>
        </w:tc>
        <w:tc>
          <w:tcPr>
            <w:tcW w:w="791" w:type="dxa"/>
            <w:shd w:val="clear" w:color="auto" w:fill="auto"/>
            <w:noWrap/>
            <w:vAlign w:val="bottom"/>
            <w:hideMark/>
            <w:tcPrChange w:id="519" w:author="Colin Tredoux" w:date="2014-11-11T16:05:00Z">
              <w:tcPr>
                <w:tcW w:w="816" w:type="dxa"/>
                <w:shd w:val="clear" w:color="auto" w:fill="auto"/>
                <w:noWrap/>
                <w:vAlign w:val="bottom"/>
                <w:hideMark/>
              </w:tcPr>
            </w:tcPrChange>
          </w:tcPr>
          <w:p w14:paraId="1889AF76"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-0.22</w:t>
            </w:r>
            <w:r>
              <w:rPr>
                <w:rFonts w:ascii="Calibri" w:eastAsia="Times New Roman" w:hAnsi="Calibri" w:cs="Times New Roman"/>
                <w:color w:val="000000"/>
                <w:sz w:val="16"/>
                <w:lang w:val="en-US"/>
              </w:rPr>
              <w:t>**</w:t>
            </w:r>
          </w:p>
        </w:tc>
        <w:tc>
          <w:tcPr>
            <w:tcW w:w="900" w:type="dxa"/>
            <w:shd w:val="clear" w:color="auto" w:fill="auto"/>
            <w:noWrap/>
            <w:vAlign w:val="bottom"/>
            <w:hideMark/>
            <w:tcPrChange w:id="520" w:author="Colin Tredoux" w:date="2014-11-11T16:05:00Z">
              <w:tcPr>
                <w:tcW w:w="896" w:type="dxa"/>
                <w:shd w:val="clear" w:color="auto" w:fill="auto"/>
                <w:noWrap/>
                <w:vAlign w:val="bottom"/>
                <w:hideMark/>
              </w:tcPr>
            </w:tcPrChange>
          </w:tcPr>
          <w:p w14:paraId="751CF6B0"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0.49</w:t>
            </w:r>
            <w:r>
              <w:rPr>
                <w:rFonts w:ascii="Calibri" w:eastAsia="Times New Roman" w:hAnsi="Calibri" w:cs="Times New Roman"/>
                <w:color w:val="000000"/>
                <w:sz w:val="16"/>
                <w:lang w:val="en-US"/>
              </w:rPr>
              <w:t>**</w:t>
            </w:r>
          </w:p>
        </w:tc>
        <w:tc>
          <w:tcPr>
            <w:tcW w:w="784" w:type="dxa"/>
            <w:shd w:val="clear" w:color="auto" w:fill="auto"/>
            <w:noWrap/>
            <w:vAlign w:val="bottom"/>
            <w:hideMark/>
            <w:tcPrChange w:id="521" w:author="Colin Tredoux" w:date="2014-11-11T16:05:00Z">
              <w:tcPr>
                <w:tcW w:w="770" w:type="dxa"/>
                <w:shd w:val="clear" w:color="auto" w:fill="auto"/>
                <w:noWrap/>
                <w:vAlign w:val="bottom"/>
                <w:hideMark/>
              </w:tcPr>
            </w:tcPrChange>
          </w:tcPr>
          <w:p w14:paraId="7330C04F"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-0.30</w:t>
            </w:r>
            <w:r>
              <w:rPr>
                <w:rFonts w:ascii="Calibri" w:eastAsia="Times New Roman" w:hAnsi="Calibri" w:cs="Times New Roman"/>
                <w:color w:val="000000"/>
                <w:sz w:val="16"/>
                <w:lang w:val="en-US"/>
              </w:rPr>
              <w:t>**</w:t>
            </w:r>
          </w:p>
        </w:tc>
      </w:tr>
      <w:tr w:rsidR="00AA10CC" w:rsidRPr="00B62B72" w14:paraId="3B4431E6" w14:textId="77777777" w:rsidTr="003A5D88">
        <w:trPr>
          <w:trHeight w:val="300"/>
          <w:trPrChange w:id="522" w:author="Colin Tredoux" w:date="2014-11-11T16:05:00Z">
            <w:trPr>
              <w:trHeight w:val="300"/>
            </w:trPr>
          </w:trPrChange>
        </w:trPr>
        <w:tc>
          <w:tcPr>
            <w:tcW w:w="1460" w:type="dxa"/>
            <w:shd w:val="clear" w:color="auto" w:fill="auto"/>
            <w:vAlign w:val="center"/>
            <w:hideMark/>
            <w:tcPrChange w:id="523" w:author="Colin Tredoux" w:date="2014-11-11T16:05:00Z">
              <w:tcPr>
                <w:tcW w:w="1648" w:type="dxa"/>
                <w:shd w:val="clear" w:color="auto" w:fill="auto"/>
                <w:vAlign w:val="center"/>
                <w:hideMark/>
              </w:tcPr>
            </w:tcPrChange>
          </w:tcPr>
          <w:p w14:paraId="52506A0B"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Empathy</w:t>
            </w:r>
          </w:p>
        </w:tc>
        <w:tc>
          <w:tcPr>
            <w:tcW w:w="688" w:type="dxa"/>
            <w:shd w:val="clear" w:color="auto" w:fill="auto"/>
            <w:vAlign w:val="center"/>
            <w:hideMark/>
            <w:tcPrChange w:id="524" w:author="Colin Tredoux" w:date="2014-11-11T16:05:00Z">
              <w:tcPr>
                <w:tcW w:w="708" w:type="dxa"/>
                <w:shd w:val="clear" w:color="auto" w:fill="auto"/>
                <w:vAlign w:val="center"/>
                <w:hideMark/>
              </w:tcPr>
            </w:tcPrChange>
          </w:tcPr>
          <w:p w14:paraId="7201080D"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2.42</w:t>
            </w:r>
          </w:p>
        </w:tc>
        <w:tc>
          <w:tcPr>
            <w:tcW w:w="676" w:type="dxa"/>
            <w:shd w:val="clear" w:color="auto" w:fill="auto"/>
            <w:vAlign w:val="center"/>
            <w:hideMark/>
            <w:tcPrChange w:id="525" w:author="Colin Tredoux" w:date="2014-11-11T16:05:00Z">
              <w:tcPr>
                <w:tcW w:w="708" w:type="dxa"/>
                <w:shd w:val="clear" w:color="auto" w:fill="auto"/>
                <w:vAlign w:val="center"/>
                <w:hideMark/>
              </w:tcPr>
            </w:tcPrChange>
          </w:tcPr>
          <w:p w14:paraId="2C9ED5AE"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0.85</w:t>
            </w:r>
          </w:p>
        </w:tc>
        <w:tc>
          <w:tcPr>
            <w:tcW w:w="710" w:type="dxa"/>
            <w:shd w:val="clear" w:color="auto" w:fill="auto"/>
            <w:vAlign w:val="center"/>
            <w:hideMark/>
            <w:tcPrChange w:id="526" w:author="Colin Tredoux" w:date="2014-11-11T16:05:00Z">
              <w:tcPr>
                <w:tcW w:w="744" w:type="dxa"/>
                <w:shd w:val="clear" w:color="auto" w:fill="auto"/>
                <w:vAlign w:val="center"/>
                <w:hideMark/>
              </w:tcPr>
            </w:tcPrChange>
          </w:tcPr>
          <w:p w14:paraId="647850E5"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0.84</w:t>
            </w:r>
          </w:p>
        </w:tc>
        <w:tc>
          <w:tcPr>
            <w:tcW w:w="251" w:type="dxa"/>
            <w:tcPrChange w:id="527" w:author="Colin Tredoux" w:date="2014-11-11T16:05:00Z">
              <w:tcPr>
                <w:tcW w:w="252" w:type="dxa"/>
              </w:tcPr>
            </w:tcPrChange>
          </w:tcPr>
          <w:p w14:paraId="76C4557A"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09" w:type="dxa"/>
            <w:shd w:val="clear" w:color="auto" w:fill="auto"/>
            <w:noWrap/>
            <w:vAlign w:val="bottom"/>
            <w:hideMark/>
            <w:tcPrChange w:id="528" w:author="Colin Tredoux" w:date="2014-11-11T16:05:00Z">
              <w:tcPr>
                <w:tcW w:w="835" w:type="dxa"/>
                <w:shd w:val="clear" w:color="auto" w:fill="auto"/>
                <w:noWrap/>
                <w:vAlign w:val="bottom"/>
                <w:hideMark/>
              </w:tcPr>
            </w:tcPrChange>
          </w:tcPr>
          <w:p w14:paraId="651025ED"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45" w:type="dxa"/>
            <w:shd w:val="clear" w:color="auto" w:fill="auto"/>
            <w:noWrap/>
            <w:vAlign w:val="bottom"/>
            <w:hideMark/>
            <w:tcPrChange w:id="529" w:author="Colin Tredoux" w:date="2014-11-11T16:05:00Z">
              <w:tcPr>
                <w:tcW w:w="873" w:type="dxa"/>
                <w:shd w:val="clear" w:color="auto" w:fill="auto"/>
                <w:noWrap/>
                <w:vAlign w:val="bottom"/>
                <w:hideMark/>
              </w:tcPr>
            </w:tcPrChange>
          </w:tcPr>
          <w:p w14:paraId="378BD1A3"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64" w:type="dxa"/>
            <w:shd w:val="clear" w:color="auto" w:fill="auto"/>
            <w:noWrap/>
            <w:vAlign w:val="bottom"/>
            <w:hideMark/>
            <w:tcPrChange w:id="530" w:author="Colin Tredoux" w:date="2014-11-11T16:05:00Z">
              <w:tcPr>
                <w:tcW w:w="892" w:type="dxa"/>
                <w:shd w:val="clear" w:color="auto" w:fill="auto"/>
                <w:noWrap/>
                <w:vAlign w:val="bottom"/>
                <w:hideMark/>
              </w:tcPr>
            </w:tcPrChange>
          </w:tcPr>
          <w:p w14:paraId="09F61A35"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-0.19</w:t>
            </w:r>
            <w:r>
              <w:rPr>
                <w:rFonts w:ascii="Calibri" w:eastAsia="Times New Roman" w:hAnsi="Calibri" w:cs="Times New Roman"/>
                <w:color w:val="000000"/>
                <w:sz w:val="16"/>
                <w:lang w:val="en-US"/>
              </w:rPr>
              <w:t>*</w:t>
            </w:r>
          </w:p>
        </w:tc>
        <w:tc>
          <w:tcPr>
            <w:tcW w:w="791" w:type="dxa"/>
            <w:shd w:val="clear" w:color="auto" w:fill="auto"/>
            <w:noWrap/>
            <w:vAlign w:val="bottom"/>
            <w:hideMark/>
            <w:tcPrChange w:id="531" w:author="Colin Tredoux" w:date="2014-11-11T16:05:00Z">
              <w:tcPr>
                <w:tcW w:w="816" w:type="dxa"/>
                <w:shd w:val="clear" w:color="auto" w:fill="auto"/>
                <w:noWrap/>
                <w:vAlign w:val="bottom"/>
                <w:hideMark/>
              </w:tcPr>
            </w:tcPrChange>
          </w:tcPr>
          <w:p w14:paraId="41581B60"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0.21</w:t>
            </w:r>
            <w:r>
              <w:rPr>
                <w:rFonts w:ascii="Calibri" w:eastAsia="Times New Roman" w:hAnsi="Calibri" w:cs="Times New Roman"/>
                <w:color w:val="000000"/>
                <w:sz w:val="16"/>
                <w:lang w:val="en-US"/>
              </w:rPr>
              <w:t>**</w:t>
            </w:r>
          </w:p>
        </w:tc>
        <w:tc>
          <w:tcPr>
            <w:tcW w:w="900" w:type="dxa"/>
            <w:shd w:val="clear" w:color="auto" w:fill="auto"/>
            <w:noWrap/>
            <w:vAlign w:val="bottom"/>
            <w:hideMark/>
            <w:tcPrChange w:id="532" w:author="Colin Tredoux" w:date="2014-11-11T16:05:00Z">
              <w:tcPr>
                <w:tcW w:w="896" w:type="dxa"/>
                <w:shd w:val="clear" w:color="auto" w:fill="auto"/>
                <w:noWrap/>
                <w:vAlign w:val="bottom"/>
                <w:hideMark/>
              </w:tcPr>
            </w:tcPrChange>
          </w:tcPr>
          <w:p w14:paraId="6C1F0D96"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-0.07</w:t>
            </w:r>
          </w:p>
        </w:tc>
        <w:tc>
          <w:tcPr>
            <w:tcW w:w="784" w:type="dxa"/>
            <w:shd w:val="clear" w:color="auto" w:fill="auto"/>
            <w:noWrap/>
            <w:vAlign w:val="bottom"/>
            <w:hideMark/>
            <w:tcPrChange w:id="533" w:author="Colin Tredoux" w:date="2014-11-11T16:05:00Z">
              <w:tcPr>
                <w:tcW w:w="770" w:type="dxa"/>
                <w:shd w:val="clear" w:color="auto" w:fill="auto"/>
                <w:noWrap/>
                <w:vAlign w:val="bottom"/>
                <w:hideMark/>
              </w:tcPr>
            </w:tcPrChange>
          </w:tcPr>
          <w:p w14:paraId="7E5919EA"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0.26</w:t>
            </w:r>
            <w:r>
              <w:rPr>
                <w:rFonts w:ascii="Calibri" w:eastAsia="Times New Roman" w:hAnsi="Calibri" w:cs="Times New Roman"/>
                <w:color w:val="000000"/>
                <w:sz w:val="16"/>
                <w:lang w:val="en-US"/>
              </w:rPr>
              <w:t>**</w:t>
            </w:r>
          </w:p>
        </w:tc>
      </w:tr>
      <w:tr w:rsidR="00AA10CC" w:rsidRPr="00B62B72" w14:paraId="009E4FCB" w14:textId="77777777" w:rsidTr="003A5D88">
        <w:trPr>
          <w:trHeight w:val="300"/>
          <w:trPrChange w:id="534" w:author="Colin Tredoux" w:date="2014-11-11T16:05:00Z">
            <w:trPr>
              <w:trHeight w:val="300"/>
            </w:trPr>
          </w:trPrChange>
        </w:trPr>
        <w:tc>
          <w:tcPr>
            <w:tcW w:w="1460" w:type="dxa"/>
            <w:shd w:val="clear" w:color="auto" w:fill="auto"/>
            <w:vAlign w:val="center"/>
            <w:hideMark/>
            <w:tcPrChange w:id="535" w:author="Colin Tredoux" w:date="2014-11-11T16:05:00Z">
              <w:tcPr>
                <w:tcW w:w="1648" w:type="dxa"/>
                <w:shd w:val="clear" w:color="auto" w:fill="auto"/>
                <w:vAlign w:val="center"/>
                <w:hideMark/>
              </w:tcPr>
            </w:tcPrChange>
          </w:tcPr>
          <w:p w14:paraId="423B2330"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Prejudice</w:t>
            </w:r>
          </w:p>
        </w:tc>
        <w:tc>
          <w:tcPr>
            <w:tcW w:w="688" w:type="dxa"/>
            <w:shd w:val="clear" w:color="auto" w:fill="auto"/>
            <w:vAlign w:val="center"/>
            <w:hideMark/>
            <w:tcPrChange w:id="536" w:author="Colin Tredoux" w:date="2014-11-11T16:05:00Z">
              <w:tcPr>
                <w:tcW w:w="708" w:type="dxa"/>
                <w:shd w:val="clear" w:color="auto" w:fill="auto"/>
                <w:vAlign w:val="center"/>
                <w:hideMark/>
              </w:tcPr>
            </w:tcPrChange>
          </w:tcPr>
          <w:p w14:paraId="71C1D215"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2.69</w:t>
            </w:r>
          </w:p>
        </w:tc>
        <w:tc>
          <w:tcPr>
            <w:tcW w:w="676" w:type="dxa"/>
            <w:shd w:val="clear" w:color="auto" w:fill="auto"/>
            <w:vAlign w:val="center"/>
            <w:hideMark/>
            <w:tcPrChange w:id="537" w:author="Colin Tredoux" w:date="2014-11-11T16:05:00Z">
              <w:tcPr>
                <w:tcW w:w="708" w:type="dxa"/>
                <w:shd w:val="clear" w:color="auto" w:fill="auto"/>
                <w:vAlign w:val="center"/>
                <w:hideMark/>
              </w:tcPr>
            </w:tcPrChange>
          </w:tcPr>
          <w:p w14:paraId="33A5742E"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0.97</w:t>
            </w:r>
          </w:p>
        </w:tc>
        <w:tc>
          <w:tcPr>
            <w:tcW w:w="710" w:type="dxa"/>
            <w:shd w:val="clear" w:color="auto" w:fill="auto"/>
            <w:vAlign w:val="center"/>
            <w:hideMark/>
            <w:tcPrChange w:id="538" w:author="Colin Tredoux" w:date="2014-11-11T16:05:00Z">
              <w:tcPr>
                <w:tcW w:w="744" w:type="dxa"/>
                <w:shd w:val="clear" w:color="auto" w:fill="auto"/>
                <w:vAlign w:val="center"/>
                <w:hideMark/>
              </w:tcPr>
            </w:tcPrChange>
          </w:tcPr>
          <w:p w14:paraId="6D66C89F"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0.81</w:t>
            </w:r>
          </w:p>
        </w:tc>
        <w:tc>
          <w:tcPr>
            <w:tcW w:w="251" w:type="dxa"/>
            <w:tcPrChange w:id="539" w:author="Colin Tredoux" w:date="2014-11-11T16:05:00Z">
              <w:tcPr>
                <w:tcW w:w="252" w:type="dxa"/>
              </w:tcPr>
            </w:tcPrChange>
          </w:tcPr>
          <w:p w14:paraId="1B2B79A5"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09" w:type="dxa"/>
            <w:shd w:val="clear" w:color="auto" w:fill="auto"/>
            <w:noWrap/>
            <w:vAlign w:val="bottom"/>
            <w:hideMark/>
            <w:tcPrChange w:id="540" w:author="Colin Tredoux" w:date="2014-11-11T16:05:00Z">
              <w:tcPr>
                <w:tcW w:w="835" w:type="dxa"/>
                <w:shd w:val="clear" w:color="auto" w:fill="auto"/>
                <w:noWrap/>
                <w:vAlign w:val="bottom"/>
                <w:hideMark/>
              </w:tcPr>
            </w:tcPrChange>
          </w:tcPr>
          <w:p w14:paraId="6DE66869"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45" w:type="dxa"/>
            <w:shd w:val="clear" w:color="auto" w:fill="auto"/>
            <w:noWrap/>
            <w:vAlign w:val="bottom"/>
            <w:hideMark/>
            <w:tcPrChange w:id="541" w:author="Colin Tredoux" w:date="2014-11-11T16:05:00Z">
              <w:tcPr>
                <w:tcW w:w="873" w:type="dxa"/>
                <w:shd w:val="clear" w:color="auto" w:fill="auto"/>
                <w:noWrap/>
                <w:vAlign w:val="bottom"/>
                <w:hideMark/>
              </w:tcPr>
            </w:tcPrChange>
          </w:tcPr>
          <w:p w14:paraId="3B406A33"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64" w:type="dxa"/>
            <w:shd w:val="clear" w:color="auto" w:fill="auto"/>
            <w:noWrap/>
            <w:vAlign w:val="bottom"/>
            <w:hideMark/>
            <w:tcPrChange w:id="542" w:author="Colin Tredoux" w:date="2014-11-11T16:05:00Z">
              <w:tcPr>
                <w:tcW w:w="892" w:type="dxa"/>
                <w:shd w:val="clear" w:color="auto" w:fill="auto"/>
                <w:noWrap/>
                <w:vAlign w:val="bottom"/>
                <w:hideMark/>
              </w:tcPr>
            </w:tcPrChange>
          </w:tcPr>
          <w:p w14:paraId="3136E94A"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791" w:type="dxa"/>
            <w:shd w:val="clear" w:color="auto" w:fill="auto"/>
            <w:noWrap/>
            <w:vAlign w:val="bottom"/>
            <w:hideMark/>
            <w:tcPrChange w:id="543" w:author="Colin Tredoux" w:date="2014-11-11T16:05:00Z">
              <w:tcPr>
                <w:tcW w:w="816" w:type="dxa"/>
                <w:shd w:val="clear" w:color="auto" w:fill="auto"/>
                <w:noWrap/>
                <w:vAlign w:val="bottom"/>
                <w:hideMark/>
              </w:tcPr>
            </w:tcPrChange>
          </w:tcPr>
          <w:p w14:paraId="22A08FA8"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-0.35</w:t>
            </w:r>
            <w:r>
              <w:rPr>
                <w:rFonts w:ascii="Calibri" w:eastAsia="Times New Roman" w:hAnsi="Calibri" w:cs="Times New Roman"/>
                <w:color w:val="000000"/>
                <w:sz w:val="16"/>
                <w:lang w:val="en-US"/>
              </w:rPr>
              <w:t>**</w:t>
            </w:r>
          </w:p>
        </w:tc>
        <w:tc>
          <w:tcPr>
            <w:tcW w:w="900" w:type="dxa"/>
            <w:shd w:val="clear" w:color="auto" w:fill="auto"/>
            <w:noWrap/>
            <w:vAlign w:val="bottom"/>
            <w:hideMark/>
            <w:tcPrChange w:id="544" w:author="Colin Tredoux" w:date="2014-11-11T16:05:00Z">
              <w:tcPr>
                <w:tcW w:w="896" w:type="dxa"/>
                <w:shd w:val="clear" w:color="auto" w:fill="auto"/>
                <w:noWrap/>
                <w:vAlign w:val="bottom"/>
                <w:hideMark/>
              </w:tcPr>
            </w:tcPrChange>
          </w:tcPr>
          <w:p w14:paraId="04B3D65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0.27</w:t>
            </w:r>
            <w:r>
              <w:rPr>
                <w:rFonts w:ascii="Calibri" w:eastAsia="Times New Roman" w:hAnsi="Calibri" w:cs="Times New Roman"/>
                <w:color w:val="000000"/>
                <w:sz w:val="16"/>
                <w:lang w:val="en-US"/>
              </w:rPr>
              <w:t>**</w:t>
            </w:r>
          </w:p>
        </w:tc>
        <w:tc>
          <w:tcPr>
            <w:tcW w:w="784" w:type="dxa"/>
            <w:shd w:val="clear" w:color="auto" w:fill="auto"/>
            <w:noWrap/>
            <w:vAlign w:val="bottom"/>
            <w:hideMark/>
            <w:tcPrChange w:id="545" w:author="Colin Tredoux" w:date="2014-11-11T16:05:00Z">
              <w:tcPr>
                <w:tcW w:w="770" w:type="dxa"/>
                <w:shd w:val="clear" w:color="auto" w:fill="auto"/>
                <w:noWrap/>
                <w:vAlign w:val="bottom"/>
                <w:hideMark/>
              </w:tcPr>
            </w:tcPrChange>
          </w:tcPr>
          <w:p w14:paraId="02332EFD"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-0.37</w:t>
            </w:r>
            <w:r>
              <w:rPr>
                <w:rFonts w:ascii="Calibri" w:eastAsia="Times New Roman" w:hAnsi="Calibri" w:cs="Times New Roman"/>
                <w:color w:val="000000"/>
                <w:sz w:val="16"/>
                <w:lang w:val="en-US"/>
              </w:rPr>
              <w:t>**</w:t>
            </w:r>
          </w:p>
        </w:tc>
      </w:tr>
      <w:tr w:rsidR="00AA10CC" w:rsidRPr="00B62B72" w14:paraId="05855D69" w14:textId="77777777" w:rsidTr="003A5D88">
        <w:trPr>
          <w:trHeight w:val="300"/>
          <w:trPrChange w:id="546" w:author="Colin Tredoux" w:date="2014-11-11T16:05:00Z">
            <w:trPr>
              <w:trHeight w:val="300"/>
            </w:trPr>
          </w:trPrChange>
        </w:trPr>
        <w:tc>
          <w:tcPr>
            <w:tcW w:w="1460" w:type="dxa"/>
            <w:shd w:val="clear" w:color="auto" w:fill="auto"/>
            <w:vAlign w:val="center"/>
            <w:hideMark/>
            <w:tcPrChange w:id="547" w:author="Colin Tredoux" w:date="2014-11-11T16:05:00Z">
              <w:tcPr>
                <w:tcW w:w="1648" w:type="dxa"/>
                <w:shd w:val="clear" w:color="auto" w:fill="auto"/>
                <w:vAlign w:val="center"/>
                <w:hideMark/>
              </w:tcPr>
            </w:tcPrChange>
          </w:tcPr>
          <w:p w14:paraId="5467D4D9"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Quantity</w:t>
            </w:r>
          </w:p>
        </w:tc>
        <w:tc>
          <w:tcPr>
            <w:tcW w:w="688" w:type="dxa"/>
            <w:shd w:val="clear" w:color="auto" w:fill="auto"/>
            <w:vAlign w:val="center"/>
            <w:hideMark/>
            <w:tcPrChange w:id="548" w:author="Colin Tredoux" w:date="2014-11-11T16:05:00Z">
              <w:tcPr>
                <w:tcW w:w="708" w:type="dxa"/>
                <w:shd w:val="clear" w:color="auto" w:fill="auto"/>
                <w:vAlign w:val="center"/>
                <w:hideMark/>
              </w:tcPr>
            </w:tcPrChange>
          </w:tcPr>
          <w:p w14:paraId="2E5D58DA"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2.14</w:t>
            </w:r>
          </w:p>
        </w:tc>
        <w:tc>
          <w:tcPr>
            <w:tcW w:w="676" w:type="dxa"/>
            <w:shd w:val="clear" w:color="auto" w:fill="auto"/>
            <w:vAlign w:val="center"/>
            <w:hideMark/>
            <w:tcPrChange w:id="549" w:author="Colin Tredoux" w:date="2014-11-11T16:05:00Z">
              <w:tcPr>
                <w:tcW w:w="708" w:type="dxa"/>
                <w:shd w:val="clear" w:color="auto" w:fill="auto"/>
                <w:vAlign w:val="center"/>
                <w:hideMark/>
              </w:tcPr>
            </w:tcPrChange>
          </w:tcPr>
          <w:p w14:paraId="4E2669A1"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0.82</w:t>
            </w:r>
          </w:p>
        </w:tc>
        <w:tc>
          <w:tcPr>
            <w:tcW w:w="710" w:type="dxa"/>
            <w:shd w:val="clear" w:color="auto" w:fill="auto"/>
            <w:vAlign w:val="center"/>
            <w:hideMark/>
            <w:tcPrChange w:id="550" w:author="Colin Tredoux" w:date="2014-11-11T16:05:00Z">
              <w:tcPr>
                <w:tcW w:w="744" w:type="dxa"/>
                <w:shd w:val="clear" w:color="auto" w:fill="auto"/>
                <w:vAlign w:val="center"/>
                <w:hideMark/>
              </w:tcPr>
            </w:tcPrChange>
          </w:tcPr>
          <w:p w14:paraId="32AF1570"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Pr>
                <w:rFonts w:ascii="Calibri" w:eastAsia="Times New Roman" w:hAnsi="Calibri" w:cs="Times New Roman"/>
                <w:color w:val="000000"/>
                <w:sz w:val="16"/>
              </w:rPr>
              <w:t>0.60</w:t>
            </w:r>
            <w:r w:rsidRPr="00B62B72">
              <w:rPr>
                <w:rFonts w:ascii="Calibri" w:eastAsia="Times New Roman" w:hAnsi="Calibri" w:cs="Times New Roman"/>
                <w:color w:val="000000"/>
                <w:sz w:val="18"/>
                <w:vertAlign w:val="superscript"/>
              </w:rPr>
              <w:t>ⱡ</w:t>
            </w:r>
          </w:p>
        </w:tc>
        <w:tc>
          <w:tcPr>
            <w:tcW w:w="251" w:type="dxa"/>
            <w:tcPrChange w:id="551" w:author="Colin Tredoux" w:date="2014-11-11T16:05:00Z">
              <w:tcPr>
                <w:tcW w:w="252" w:type="dxa"/>
              </w:tcPr>
            </w:tcPrChange>
          </w:tcPr>
          <w:p w14:paraId="01D63C43"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09" w:type="dxa"/>
            <w:shd w:val="clear" w:color="auto" w:fill="auto"/>
            <w:noWrap/>
            <w:vAlign w:val="bottom"/>
            <w:hideMark/>
            <w:tcPrChange w:id="552" w:author="Colin Tredoux" w:date="2014-11-11T16:05:00Z">
              <w:tcPr>
                <w:tcW w:w="835" w:type="dxa"/>
                <w:shd w:val="clear" w:color="auto" w:fill="auto"/>
                <w:noWrap/>
                <w:vAlign w:val="bottom"/>
                <w:hideMark/>
              </w:tcPr>
            </w:tcPrChange>
          </w:tcPr>
          <w:p w14:paraId="12D29043"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45" w:type="dxa"/>
            <w:shd w:val="clear" w:color="auto" w:fill="auto"/>
            <w:noWrap/>
            <w:vAlign w:val="bottom"/>
            <w:hideMark/>
            <w:tcPrChange w:id="553" w:author="Colin Tredoux" w:date="2014-11-11T16:05:00Z">
              <w:tcPr>
                <w:tcW w:w="873" w:type="dxa"/>
                <w:shd w:val="clear" w:color="auto" w:fill="auto"/>
                <w:noWrap/>
                <w:vAlign w:val="bottom"/>
                <w:hideMark/>
              </w:tcPr>
            </w:tcPrChange>
          </w:tcPr>
          <w:p w14:paraId="32F51D7B"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64" w:type="dxa"/>
            <w:shd w:val="clear" w:color="auto" w:fill="auto"/>
            <w:noWrap/>
            <w:vAlign w:val="bottom"/>
            <w:hideMark/>
            <w:tcPrChange w:id="554" w:author="Colin Tredoux" w:date="2014-11-11T16:05:00Z">
              <w:tcPr>
                <w:tcW w:w="892" w:type="dxa"/>
                <w:shd w:val="clear" w:color="auto" w:fill="auto"/>
                <w:noWrap/>
                <w:vAlign w:val="bottom"/>
                <w:hideMark/>
              </w:tcPr>
            </w:tcPrChange>
          </w:tcPr>
          <w:p w14:paraId="0078B893"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791" w:type="dxa"/>
            <w:shd w:val="clear" w:color="auto" w:fill="auto"/>
            <w:noWrap/>
            <w:vAlign w:val="bottom"/>
            <w:hideMark/>
            <w:tcPrChange w:id="555" w:author="Colin Tredoux" w:date="2014-11-11T16:05:00Z">
              <w:tcPr>
                <w:tcW w:w="816" w:type="dxa"/>
                <w:shd w:val="clear" w:color="auto" w:fill="auto"/>
                <w:noWrap/>
                <w:vAlign w:val="bottom"/>
                <w:hideMark/>
              </w:tcPr>
            </w:tcPrChange>
          </w:tcPr>
          <w:p w14:paraId="324D9E6B"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900" w:type="dxa"/>
            <w:shd w:val="clear" w:color="auto" w:fill="auto"/>
            <w:noWrap/>
            <w:vAlign w:val="bottom"/>
            <w:hideMark/>
            <w:tcPrChange w:id="556" w:author="Colin Tredoux" w:date="2014-11-11T16:05:00Z">
              <w:tcPr>
                <w:tcW w:w="896" w:type="dxa"/>
                <w:shd w:val="clear" w:color="auto" w:fill="auto"/>
                <w:noWrap/>
                <w:vAlign w:val="bottom"/>
                <w:hideMark/>
              </w:tcPr>
            </w:tcPrChange>
          </w:tcPr>
          <w:p w14:paraId="66C33F7E"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-0.22</w:t>
            </w:r>
            <w:r>
              <w:rPr>
                <w:rFonts w:ascii="Calibri" w:eastAsia="Times New Roman" w:hAnsi="Calibri" w:cs="Times New Roman"/>
                <w:color w:val="000000"/>
                <w:sz w:val="16"/>
                <w:lang w:val="en-US"/>
              </w:rPr>
              <w:t>**</w:t>
            </w:r>
          </w:p>
        </w:tc>
        <w:tc>
          <w:tcPr>
            <w:tcW w:w="784" w:type="dxa"/>
            <w:shd w:val="clear" w:color="auto" w:fill="auto"/>
            <w:noWrap/>
            <w:vAlign w:val="bottom"/>
            <w:hideMark/>
            <w:tcPrChange w:id="557" w:author="Colin Tredoux" w:date="2014-11-11T16:05:00Z">
              <w:tcPr>
                <w:tcW w:w="770" w:type="dxa"/>
                <w:shd w:val="clear" w:color="auto" w:fill="auto"/>
                <w:noWrap/>
                <w:vAlign w:val="bottom"/>
                <w:hideMark/>
              </w:tcPr>
            </w:tcPrChange>
          </w:tcPr>
          <w:p w14:paraId="6B67BB32"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0.40</w:t>
            </w:r>
            <w:r>
              <w:rPr>
                <w:rFonts w:ascii="Calibri" w:eastAsia="Times New Roman" w:hAnsi="Calibri" w:cs="Times New Roman"/>
                <w:color w:val="000000"/>
                <w:sz w:val="16"/>
                <w:lang w:val="en-US"/>
              </w:rPr>
              <w:t>**</w:t>
            </w:r>
          </w:p>
        </w:tc>
      </w:tr>
      <w:tr w:rsidR="00AA10CC" w:rsidRPr="00B62B72" w14:paraId="7E4455E9" w14:textId="77777777" w:rsidTr="003A5D88">
        <w:trPr>
          <w:trHeight w:val="315"/>
          <w:trPrChange w:id="558" w:author="Colin Tredoux" w:date="2014-11-11T16:05:00Z">
            <w:trPr>
              <w:trHeight w:val="315"/>
            </w:trPr>
          </w:trPrChange>
        </w:trPr>
        <w:tc>
          <w:tcPr>
            <w:tcW w:w="1460" w:type="dxa"/>
            <w:shd w:val="clear" w:color="auto" w:fill="auto"/>
            <w:vAlign w:val="center"/>
            <w:hideMark/>
            <w:tcPrChange w:id="559" w:author="Colin Tredoux" w:date="2014-11-11T16:05:00Z">
              <w:tcPr>
                <w:tcW w:w="1648" w:type="dxa"/>
                <w:shd w:val="clear" w:color="auto" w:fill="auto"/>
                <w:vAlign w:val="center"/>
                <w:hideMark/>
              </w:tcPr>
            </w:tcPrChange>
          </w:tcPr>
          <w:p w14:paraId="685D3C84"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Contact Avoidance</w:t>
            </w:r>
          </w:p>
        </w:tc>
        <w:tc>
          <w:tcPr>
            <w:tcW w:w="688" w:type="dxa"/>
            <w:shd w:val="clear" w:color="auto" w:fill="auto"/>
            <w:vAlign w:val="center"/>
            <w:hideMark/>
            <w:tcPrChange w:id="560" w:author="Colin Tredoux" w:date="2014-11-11T16:05:00Z">
              <w:tcPr>
                <w:tcW w:w="708" w:type="dxa"/>
                <w:shd w:val="clear" w:color="auto" w:fill="auto"/>
                <w:vAlign w:val="center"/>
                <w:hideMark/>
              </w:tcPr>
            </w:tcPrChange>
          </w:tcPr>
          <w:p w14:paraId="5BE776B5"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1.74</w:t>
            </w:r>
          </w:p>
        </w:tc>
        <w:tc>
          <w:tcPr>
            <w:tcW w:w="676" w:type="dxa"/>
            <w:shd w:val="clear" w:color="auto" w:fill="auto"/>
            <w:vAlign w:val="center"/>
            <w:hideMark/>
            <w:tcPrChange w:id="561" w:author="Colin Tredoux" w:date="2014-11-11T16:05:00Z">
              <w:tcPr>
                <w:tcW w:w="708" w:type="dxa"/>
                <w:shd w:val="clear" w:color="auto" w:fill="auto"/>
                <w:vAlign w:val="center"/>
                <w:hideMark/>
              </w:tcPr>
            </w:tcPrChange>
          </w:tcPr>
          <w:p w14:paraId="59C1E707"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1.29</w:t>
            </w:r>
          </w:p>
        </w:tc>
        <w:tc>
          <w:tcPr>
            <w:tcW w:w="710" w:type="dxa"/>
            <w:shd w:val="clear" w:color="auto" w:fill="auto"/>
            <w:vAlign w:val="center"/>
            <w:hideMark/>
            <w:tcPrChange w:id="562" w:author="Colin Tredoux" w:date="2014-11-11T16:05:00Z">
              <w:tcPr>
                <w:tcW w:w="744" w:type="dxa"/>
                <w:shd w:val="clear" w:color="auto" w:fill="auto"/>
                <w:vAlign w:val="center"/>
                <w:hideMark/>
              </w:tcPr>
            </w:tcPrChange>
          </w:tcPr>
          <w:p w14:paraId="7EC8D93F"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rPr>
              <w:t>0.87</w:t>
            </w:r>
          </w:p>
        </w:tc>
        <w:tc>
          <w:tcPr>
            <w:tcW w:w="251" w:type="dxa"/>
            <w:tcPrChange w:id="563" w:author="Colin Tredoux" w:date="2014-11-11T16:05:00Z">
              <w:tcPr>
                <w:tcW w:w="252" w:type="dxa"/>
              </w:tcPr>
            </w:tcPrChange>
          </w:tcPr>
          <w:p w14:paraId="7A4340B1"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09" w:type="dxa"/>
            <w:shd w:val="clear" w:color="auto" w:fill="auto"/>
            <w:noWrap/>
            <w:vAlign w:val="bottom"/>
            <w:hideMark/>
            <w:tcPrChange w:id="564" w:author="Colin Tredoux" w:date="2014-11-11T16:05:00Z">
              <w:tcPr>
                <w:tcW w:w="835" w:type="dxa"/>
                <w:shd w:val="clear" w:color="auto" w:fill="auto"/>
                <w:noWrap/>
                <w:vAlign w:val="bottom"/>
                <w:hideMark/>
              </w:tcPr>
            </w:tcPrChange>
          </w:tcPr>
          <w:p w14:paraId="0115BB6B"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45" w:type="dxa"/>
            <w:shd w:val="clear" w:color="auto" w:fill="auto"/>
            <w:noWrap/>
            <w:vAlign w:val="bottom"/>
            <w:hideMark/>
            <w:tcPrChange w:id="565" w:author="Colin Tredoux" w:date="2014-11-11T16:05:00Z">
              <w:tcPr>
                <w:tcW w:w="873" w:type="dxa"/>
                <w:shd w:val="clear" w:color="auto" w:fill="auto"/>
                <w:noWrap/>
                <w:vAlign w:val="bottom"/>
                <w:hideMark/>
              </w:tcPr>
            </w:tcPrChange>
          </w:tcPr>
          <w:p w14:paraId="39C3A7C0"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64" w:type="dxa"/>
            <w:shd w:val="clear" w:color="auto" w:fill="auto"/>
            <w:noWrap/>
            <w:vAlign w:val="bottom"/>
            <w:hideMark/>
            <w:tcPrChange w:id="566" w:author="Colin Tredoux" w:date="2014-11-11T16:05:00Z">
              <w:tcPr>
                <w:tcW w:w="892" w:type="dxa"/>
                <w:shd w:val="clear" w:color="auto" w:fill="auto"/>
                <w:noWrap/>
                <w:vAlign w:val="bottom"/>
                <w:hideMark/>
              </w:tcPr>
            </w:tcPrChange>
          </w:tcPr>
          <w:p w14:paraId="22074D37"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791" w:type="dxa"/>
            <w:shd w:val="clear" w:color="auto" w:fill="auto"/>
            <w:noWrap/>
            <w:vAlign w:val="bottom"/>
            <w:hideMark/>
            <w:tcPrChange w:id="567" w:author="Colin Tredoux" w:date="2014-11-11T16:05:00Z">
              <w:tcPr>
                <w:tcW w:w="816" w:type="dxa"/>
                <w:shd w:val="clear" w:color="auto" w:fill="auto"/>
                <w:noWrap/>
                <w:vAlign w:val="bottom"/>
                <w:hideMark/>
              </w:tcPr>
            </w:tcPrChange>
          </w:tcPr>
          <w:p w14:paraId="0D29FB78"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900" w:type="dxa"/>
            <w:shd w:val="clear" w:color="auto" w:fill="auto"/>
            <w:noWrap/>
            <w:vAlign w:val="bottom"/>
            <w:hideMark/>
            <w:tcPrChange w:id="568" w:author="Colin Tredoux" w:date="2014-11-11T16:05:00Z">
              <w:tcPr>
                <w:tcW w:w="896" w:type="dxa"/>
                <w:shd w:val="clear" w:color="auto" w:fill="auto"/>
                <w:noWrap/>
                <w:vAlign w:val="bottom"/>
                <w:hideMark/>
              </w:tcPr>
            </w:tcPrChange>
          </w:tcPr>
          <w:p w14:paraId="1EA0DED2"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784" w:type="dxa"/>
            <w:shd w:val="clear" w:color="auto" w:fill="auto"/>
            <w:noWrap/>
            <w:vAlign w:val="bottom"/>
            <w:hideMark/>
            <w:tcPrChange w:id="569" w:author="Colin Tredoux" w:date="2014-11-11T16:05:00Z">
              <w:tcPr>
                <w:tcW w:w="770" w:type="dxa"/>
                <w:shd w:val="clear" w:color="auto" w:fill="auto"/>
                <w:noWrap/>
                <w:vAlign w:val="bottom"/>
                <w:hideMark/>
              </w:tcPr>
            </w:tcPrChange>
          </w:tcPr>
          <w:p w14:paraId="1C90E8E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-0.40</w:t>
            </w:r>
            <w:r>
              <w:rPr>
                <w:rFonts w:ascii="Calibri" w:eastAsia="Times New Roman" w:hAnsi="Calibri" w:cs="Times New Roman"/>
                <w:color w:val="000000"/>
                <w:sz w:val="16"/>
                <w:lang w:val="en-US"/>
              </w:rPr>
              <w:t>**</w:t>
            </w:r>
          </w:p>
        </w:tc>
      </w:tr>
      <w:tr w:rsidR="00AA10CC" w:rsidRPr="00B62B72" w14:paraId="3983EC6A" w14:textId="77777777" w:rsidTr="003A5D88">
        <w:trPr>
          <w:trHeight w:val="300"/>
          <w:trPrChange w:id="570" w:author="Colin Tredoux" w:date="2014-11-11T16:05:00Z">
            <w:trPr>
              <w:trHeight w:val="300"/>
            </w:trPr>
          </w:trPrChange>
        </w:trPr>
        <w:tc>
          <w:tcPr>
            <w:tcW w:w="1460" w:type="dxa"/>
            <w:shd w:val="clear" w:color="auto" w:fill="auto"/>
            <w:vAlign w:val="center"/>
            <w:hideMark/>
            <w:tcPrChange w:id="571" w:author="Colin Tredoux" w:date="2014-11-11T16:05:00Z">
              <w:tcPr>
                <w:tcW w:w="1648" w:type="dxa"/>
                <w:shd w:val="clear" w:color="auto" w:fill="auto"/>
                <w:vAlign w:val="center"/>
                <w:hideMark/>
              </w:tcPr>
            </w:tcPrChange>
          </w:tcPr>
          <w:p w14:paraId="1EA0C3FB" w14:textId="77777777" w:rsidR="00AA10CC" w:rsidRPr="00B62B72" w:rsidRDefault="00AA10CC" w:rsidP="00347073">
            <w:pPr>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Contact Quality</w:t>
            </w:r>
          </w:p>
        </w:tc>
        <w:tc>
          <w:tcPr>
            <w:tcW w:w="688" w:type="dxa"/>
            <w:tcBorders>
              <w:bottom w:val="single" w:sz="8" w:space="0" w:color="auto"/>
            </w:tcBorders>
            <w:shd w:val="clear" w:color="auto" w:fill="auto"/>
            <w:vAlign w:val="center"/>
            <w:hideMark/>
            <w:tcPrChange w:id="572" w:author="Colin Tredoux" w:date="2014-11-11T16:05:00Z">
              <w:tcPr>
                <w:tcW w:w="708" w:type="dxa"/>
                <w:shd w:val="clear" w:color="auto" w:fill="auto"/>
                <w:vAlign w:val="center"/>
                <w:hideMark/>
              </w:tcPr>
            </w:tcPrChange>
          </w:tcPr>
          <w:p w14:paraId="188B433C"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2.17</w:t>
            </w:r>
          </w:p>
        </w:tc>
        <w:tc>
          <w:tcPr>
            <w:tcW w:w="676" w:type="dxa"/>
            <w:tcBorders>
              <w:bottom w:val="single" w:sz="8" w:space="0" w:color="auto"/>
            </w:tcBorders>
            <w:shd w:val="clear" w:color="auto" w:fill="auto"/>
            <w:vAlign w:val="center"/>
            <w:hideMark/>
            <w:tcPrChange w:id="573" w:author="Colin Tredoux" w:date="2014-11-11T16:05:00Z">
              <w:tcPr>
                <w:tcW w:w="708" w:type="dxa"/>
                <w:shd w:val="clear" w:color="auto" w:fill="auto"/>
                <w:vAlign w:val="center"/>
                <w:hideMark/>
              </w:tcPr>
            </w:tcPrChange>
          </w:tcPr>
          <w:p w14:paraId="319F207A"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0.89</w:t>
            </w:r>
          </w:p>
        </w:tc>
        <w:tc>
          <w:tcPr>
            <w:tcW w:w="710" w:type="dxa"/>
            <w:tcBorders>
              <w:bottom w:val="single" w:sz="8" w:space="0" w:color="auto"/>
            </w:tcBorders>
            <w:shd w:val="clear" w:color="auto" w:fill="auto"/>
            <w:vAlign w:val="center"/>
            <w:hideMark/>
            <w:tcPrChange w:id="574" w:author="Colin Tredoux" w:date="2014-11-11T16:05:00Z">
              <w:tcPr>
                <w:tcW w:w="744" w:type="dxa"/>
                <w:shd w:val="clear" w:color="auto" w:fill="auto"/>
                <w:vAlign w:val="center"/>
                <w:hideMark/>
              </w:tcPr>
            </w:tcPrChange>
          </w:tcPr>
          <w:p w14:paraId="40ADAD54"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r w:rsidRPr="00B62B72">
              <w:rPr>
                <w:rFonts w:ascii="Calibri" w:eastAsia="Times New Roman" w:hAnsi="Calibri" w:cs="Times New Roman"/>
                <w:color w:val="000000"/>
                <w:sz w:val="16"/>
                <w:lang w:val="en-US"/>
              </w:rPr>
              <w:t>0.89</w:t>
            </w:r>
          </w:p>
        </w:tc>
        <w:tc>
          <w:tcPr>
            <w:tcW w:w="251" w:type="dxa"/>
            <w:tcPrChange w:id="575" w:author="Colin Tredoux" w:date="2014-11-11T16:05:00Z">
              <w:tcPr>
                <w:tcW w:w="252" w:type="dxa"/>
              </w:tcPr>
            </w:tcPrChange>
          </w:tcPr>
          <w:p w14:paraId="61DF5484"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09" w:type="dxa"/>
            <w:tcBorders>
              <w:bottom w:val="single" w:sz="8" w:space="0" w:color="auto"/>
            </w:tcBorders>
            <w:shd w:val="clear" w:color="auto" w:fill="auto"/>
            <w:noWrap/>
            <w:vAlign w:val="bottom"/>
            <w:hideMark/>
            <w:tcPrChange w:id="576" w:author="Colin Tredoux" w:date="2014-11-11T16:05:00Z">
              <w:tcPr>
                <w:tcW w:w="835" w:type="dxa"/>
                <w:shd w:val="clear" w:color="auto" w:fill="auto"/>
                <w:noWrap/>
                <w:vAlign w:val="bottom"/>
                <w:hideMark/>
              </w:tcPr>
            </w:tcPrChange>
          </w:tcPr>
          <w:p w14:paraId="4FBA4676"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45" w:type="dxa"/>
            <w:tcBorders>
              <w:bottom w:val="single" w:sz="8" w:space="0" w:color="auto"/>
            </w:tcBorders>
            <w:shd w:val="clear" w:color="auto" w:fill="auto"/>
            <w:noWrap/>
            <w:vAlign w:val="bottom"/>
            <w:hideMark/>
            <w:tcPrChange w:id="577" w:author="Colin Tredoux" w:date="2014-11-11T16:05:00Z">
              <w:tcPr>
                <w:tcW w:w="873" w:type="dxa"/>
                <w:shd w:val="clear" w:color="auto" w:fill="auto"/>
                <w:noWrap/>
                <w:vAlign w:val="bottom"/>
                <w:hideMark/>
              </w:tcPr>
            </w:tcPrChange>
          </w:tcPr>
          <w:p w14:paraId="382DF608"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864" w:type="dxa"/>
            <w:tcBorders>
              <w:bottom w:val="single" w:sz="8" w:space="0" w:color="auto"/>
            </w:tcBorders>
            <w:shd w:val="clear" w:color="auto" w:fill="auto"/>
            <w:noWrap/>
            <w:vAlign w:val="bottom"/>
            <w:hideMark/>
            <w:tcPrChange w:id="578" w:author="Colin Tredoux" w:date="2014-11-11T16:05:00Z">
              <w:tcPr>
                <w:tcW w:w="892" w:type="dxa"/>
                <w:shd w:val="clear" w:color="auto" w:fill="auto"/>
                <w:noWrap/>
                <w:vAlign w:val="bottom"/>
                <w:hideMark/>
              </w:tcPr>
            </w:tcPrChange>
          </w:tcPr>
          <w:p w14:paraId="56447097"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791" w:type="dxa"/>
            <w:tcBorders>
              <w:bottom w:val="single" w:sz="8" w:space="0" w:color="auto"/>
            </w:tcBorders>
            <w:shd w:val="clear" w:color="auto" w:fill="auto"/>
            <w:noWrap/>
            <w:vAlign w:val="bottom"/>
            <w:hideMark/>
            <w:tcPrChange w:id="579" w:author="Colin Tredoux" w:date="2014-11-11T16:05:00Z">
              <w:tcPr>
                <w:tcW w:w="816" w:type="dxa"/>
                <w:shd w:val="clear" w:color="auto" w:fill="auto"/>
                <w:noWrap/>
                <w:vAlign w:val="bottom"/>
                <w:hideMark/>
              </w:tcPr>
            </w:tcPrChange>
          </w:tcPr>
          <w:p w14:paraId="1AA028F9"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900" w:type="dxa"/>
            <w:tcBorders>
              <w:bottom w:val="single" w:sz="8" w:space="0" w:color="auto"/>
            </w:tcBorders>
            <w:shd w:val="clear" w:color="auto" w:fill="auto"/>
            <w:noWrap/>
            <w:vAlign w:val="bottom"/>
            <w:hideMark/>
            <w:tcPrChange w:id="580" w:author="Colin Tredoux" w:date="2014-11-11T16:05:00Z">
              <w:tcPr>
                <w:tcW w:w="896" w:type="dxa"/>
                <w:shd w:val="clear" w:color="auto" w:fill="auto"/>
                <w:noWrap/>
                <w:vAlign w:val="bottom"/>
                <w:hideMark/>
              </w:tcPr>
            </w:tcPrChange>
          </w:tcPr>
          <w:p w14:paraId="0D50A350"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c>
          <w:tcPr>
            <w:tcW w:w="784" w:type="dxa"/>
            <w:tcBorders>
              <w:bottom w:val="single" w:sz="8" w:space="0" w:color="auto"/>
            </w:tcBorders>
            <w:shd w:val="clear" w:color="auto" w:fill="auto"/>
            <w:noWrap/>
            <w:vAlign w:val="bottom"/>
            <w:hideMark/>
            <w:tcPrChange w:id="581" w:author="Colin Tredoux" w:date="2014-11-11T16:05:00Z">
              <w:tcPr>
                <w:tcW w:w="770" w:type="dxa"/>
                <w:shd w:val="clear" w:color="auto" w:fill="auto"/>
                <w:noWrap/>
                <w:vAlign w:val="bottom"/>
                <w:hideMark/>
              </w:tcPr>
            </w:tcPrChange>
          </w:tcPr>
          <w:p w14:paraId="6995F925" w14:textId="77777777" w:rsidR="00AA10CC" w:rsidRPr="00B62B72" w:rsidRDefault="00AA10CC" w:rsidP="00347073">
            <w:pPr>
              <w:tabs>
                <w:tab w:val="decimal" w:pos="177"/>
              </w:tabs>
              <w:spacing w:after="0" w:line="240" w:lineRule="auto"/>
              <w:rPr>
                <w:rFonts w:ascii="Calibri" w:eastAsia="Times New Roman" w:hAnsi="Calibri" w:cs="Times New Roman"/>
                <w:color w:val="000000"/>
                <w:sz w:val="16"/>
                <w:lang w:val="en-US"/>
              </w:rPr>
            </w:pPr>
          </w:p>
        </w:tc>
      </w:tr>
    </w:tbl>
    <w:p w14:paraId="15116E89" w14:textId="77777777" w:rsidR="00AA10CC" w:rsidRPr="007E483F" w:rsidRDefault="00AA10CC" w:rsidP="00AA10CC">
      <w:pPr>
        <w:pStyle w:val="NoSpacing"/>
        <w:rPr>
          <w:sz w:val="8"/>
        </w:rPr>
      </w:pPr>
    </w:p>
    <w:p w14:paraId="58CA30F2" w14:textId="77777777" w:rsidR="00AA10CC" w:rsidRPr="003A5D88" w:rsidRDefault="00AA10CC" w:rsidP="00AA10CC">
      <w:pPr>
        <w:pStyle w:val="NoSpacing"/>
        <w:tabs>
          <w:tab w:val="left" w:pos="142"/>
        </w:tabs>
        <w:ind w:left="142"/>
        <w:rPr>
          <w:sz w:val="16"/>
          <w:rPrChange w:id="582" w:author="Colin Tredoux" w:date="2014-11-11T16:05:00Z">
            <w:rPr>
              <w:sz w:val="18"/>
            </w:rPr>
          </w:rPrChange>
        </w:rPr>
      </w:pPr>
      <w:r w:rsidRPr="003A5D88">
        <w:rPr>
          <w:sz w:val="16"/>
          <w:rPrChange w:id="583" w:author="Colin Tredoux" w:date="2014-11-11T16:05:00Z">
            <w:rPr>
              <w:sz w:val="18"/>
            </w:rPr>
          </w:rPrChange>
        </w:rPr>
        <w:t xml:space="preserve">Note. All measures are scored with range 0 to 4. </w:t>
      </w:r>
      <w:r w:rsidRPr="003A5D88">
        <w:rPr>
          <w:sz w:val="16"/>
          <w:rPrChange w:id="584" w:author="Colin Tredoux" w:date="2014-11-11T16:05:00Z">
            <w:rPr>
              <w:sz w:val="18"/>
            </w:rPr>
          </w:rPrChange>
        </w:rPr>
        <w:tab/>
        <w:t>* p &lt; .001  ** p &lt; .0001</w:t>
      </w:r>
    </w:p>
    <w:p w14:paraId="5FC49013" w14:textId="77777777" w:rsidR="00AA10CC" w:rsidRPr="003A5D88" w:rsidRDefault="00AA10CC" w:rsidP="00AA10CC">
      <w:pPr>
        <w:pStyle w:val="NoSpacing"/>
        <w:tabs>
          <w:tab w:val="left" w:pos="142"/>
        </w:tabs>
        <w:ind w:left="142"/>
        <w:rPr>
          <w:sz w:val="16"/>
          <w:rPrChange w:id="585" w:author="Colin Tredoux" w:date="2014-11-11T16:05:00Z">
            <w:rPr>
              <w:sz w:val="18"/>
            </w:rPr>
          </w:rPrChange>
        </w:rPr>
      </w:pPr>
      <w:r w:rsidRPr="003A5D88">
        <w:rPr>
          <w:rFonts w:ascii="Calibri" w:eastAsia="Times New Roman" w:hAnsi="Calibri" w:cs="Times New Roman"/>
          <w:color w:val="000000"/>
          <w:sz w:val="16"/>
          <w:vertAlign w:val="superscript"/>
          <w:rPrChange w:id="586" w:author="Colin Tredoux" w:date="2014-11-11T16:05:00Z">
            <w:rPr>
              <w:rFonts w:ascii="Calibri" w:eastAsia="Times New Roman" w:hAnsi="Calibri" w:cs="Times New Roman"/>
              <w:color w:val="000000"/>
              <w:sz w:val="18"/>
              <w:vertAlign w:val="superscript"/>
            </w:rPr>
          </w:rPrChange>
        </w:rPr>
        <w:t>ⱡ</w:t>
      </w:r>
      <w:r w:rsidRPr="003A5D88">
        <w:rPr>
          <w:sz w:val="16"/>
          <w:rPrChange w:id="587" w:author="Colin Tredoux" w:date="2014-11-11T16:05:00Z">
            <w:rPr>
              <w:sz w:val="18"/>
            </w:rPr>
          </w:rPrChange>
        </w:rPr>
        <w:t xml:space="preserve"> This two item scale has inter-item r = 0.43</w:t>
      </w:r>
    </w:p>
    <w:p w14:paraId="12D812C7" w14:textId="77777777" w:rsidR="00AA10CC" w:rsidRPr="003A5D88" w:rsidRDefault="00AA10CC" w:rsidP="00AA10CC">
      <w:pPr>
        <w:tabs>
          <w:tab w:val="left" w:pos="142"/>
        </w:tabs>
        <w:spacing w:after="0" w:line="240" w:lineRule="auto"/>
        <w:ind w:left="142"/>
        <w:rPr>
          <w:sz w:val="20"/>
          <w:rPrChange w:id="588" w:author="Colin Tredoux" w:date="2014-11-11T16:05:00Z">
            <w:rPr/>
          </w:rPrChange>
        </w:rPr>
      </w:pPr>
      <w:r w:rsidRPr="003A5D88">
        <w:rPr>
          <w:sz w:val="16"/>
          <w:vertAlign w:val="superscript"/>
          <w:rPrChange w:id="589" w:author="Colin Tredoux" w:date="2014-11-11T16:05:00Z">
            <w:rPr>
              <w:sz w:val="18"/>
              <w:vertAlign w:val="superscript"/>
            </w:rPr>
          </w:rPrChange>
        </w:rPr>
        <w:sym w:font="Wingdings 2" w:char="F085"/>
      </w:r>
      <w:r w:rsidRPr="003A5D88">
        <w:rPr>
          <w:sz w:val="16"/>
          <w:vertAlign w:val="superscript"/>
          <w:rPrChange w:id="590" w:author="Colin Tredoux" w:date="2014-11-11T16:05:00Z">
            <w:rPr>
              <w:sz w:val="18"/>
              <w:vertAlign w:val="superscript"/>
            </w:rPr>
          </w:rPrChange>
        </w:rPr>
        <w:t xml:space="preserve"> </w:t>
      </w:r>
      <w:r w:rsidRPr="003A5D88">
        <w:rPr>
          <w:sz w:val="16"/>
          <w:rPrChange w:id="591" w:author="Colin Tredoux" w:date="2014-11-11T16:05:00Z">
            <w:rPr>
              <w:sz w:val="18"/>
            </w:rPr>
          </w:rPrChange>
        </w:rPr>
        <w:t xml:space="preserve">Omega is an </w:t>
      </w:r>
      <w:del w:id="592" w:author="Tredouxhome" w:date="2014-10-29T14:40:00Z">
        <w:r w:rsidRPr="003A5D88" w:rsidDel="00AA10CC">
          <w:rPr>
            <w:sz w:val="16"/>
            <w:rPrChange w:id="593" w:author="Colin Tredoux" w:date="2014-11-11T16:05:00Z">
              <w:rPr>
                <w:sz w:val="18"/>
              </w:rPr>
            </w:rPrChange>
          </w:rPr>
          <w:delText xml:space="preserve">alternative and </w:delText>
        </w:r>
      </w:del>
      <w:r w:rsidRPr="003A5D88">
        <w:rPr>
          <w:sz w:val="16"/>
          <w:rPrChange w:id="594" w:author="Colin Tredoux" w:date="2014-11-11T16:05:00Z">
            <w:rPr>
              <w:sz w:val="18"/>
            </w:rPr>
          </w:rPrChange>
        </w:rPr>
        <w:t>ostensibly better measure of scale reliability than Alpha (Zinbarg, Revelle, Yovel &amp; Li, 2005)</w:t>
      </w:r>
    </w:p>
    <w:p w14:paraId="06552906" w14:textId="77777777" w:rsidR="00CE4ED3" w:rsidRPr="003A5D88" w:rsidRDefault="00CE4ED3" w:rsidP="00CE4ED3">
      <w:pPr>
        <w:pStyle w:val="NoSpacing"/>
        <w:rPr>
          <w:sz w:val="20"/>
          <w:rPrChange w:id="595" w:author="Colin Tredoux" w:date="2014-11-11T16:05:00Z">
            <w:rPr/>
          </w:rPrChange>
        </w:rPr>
      </w:pPr>
    </w:p>
    <w:p w14:paraId="0C137EA9" w14:textId="77777777" w:rsidR="00CE4ED3" w:rsidRDefault="00CE4ED3" w:rsidP="00CE4ED3">
      <w:pPr>
        <w:pStyle w:val="NoSpacing"/>
      </w:pPr>
    </w:p>
    <w:p w14:paraId="62EEC4B4" w14:textId="300F60F5" w:rsidR="00CF7D6F" w:rsidRDefault="00CE4ED3">
      <w:pPr>
        <w:rPr>
          <w:ins w:id="596" w:author="Tredouxhome" w:date="2014-11-06T10:04:00Z"/>
          <w:b/>
        </w:rPr>
      </w:pPr>
      <w:bookmarkStart w:id="597" w:name="_GoBack"/>
      <w:bookmarkEnd w:id="597"/>
      <w:r>
        <w:rPr>
          <w:b/>
        </w:rPr>
        <w:br w:type="page"/>
      </w:r>
      <w:ins w:id="598" w:author="Tredouxhome" w:date="2014-11-06T10:04:00Z">
        <w:r w:rsidR="00CF7D6F">
          <w:rPr>
            <w:b/>
          </w:rPr>
          <w:lastRenderedPageBreak/>
          <w:br w:type="page"/>
        </w:r>
      </w:ins>
    </w:p>
    <w:p w14:paraId="0D5E61B2" w14:textId="52B5AAD2" w:rsidR="00CF7D6F" w:rsidRPr="00842EE2" w:rsidRDefault="00CF7D6F" w:rsidP="00CF7D6F">
      <w:pPr>
        <w:spacing w:line="360" w:lineRule="auto"/>
        <w:jc w:val="center"/>
        <w:rPr>
          <w:ins w:id="599" w:author="Tredouxhome" w:date="2014-11-06T10:04:00Z"/>
          <w:color w:val="000000" w:themeColor="text1"/>
        </w:rPr>
      </w:pPr>
      <w:ins w:id="600" w:author="Tredouxhome" w:date="2014-11-06T10:04:00Z">
        <w:r w:rsidRPr="00842EE2">
          <w:rPr>
            <w:color w:val="000000" w:themeColor="text1"/>
          </w:rPr>
          <w:lastRenderedPageBreak/>
          <w:t xml:space="preserve">Table </w:t>
        </w:r>
        <w:r>
          <w:rPr>
            <w:color w:val="000000" w:themeColor="text1"/>
          </w:rPr>
          <w:t xml:space="preserve">x   </w:t>
        </w:r>
        <w:r w:rsidRPr="00842EE2">
          <w:rPr>
            <w:color w:val="000000" w:themeColor="text1"/>
          </w:rPr>
          <w:t xml:space="preserve">Fit </w:t>
        </w:r>
        <w:r>
          <w:rPr>
            <w:color w:val="000000" w:themeColor="text1"/>
          </w:rPr>
          <w:t>s</w:t>
        </w:r>
        <w:r w:rsidRPr="00842EE2">
          <w:rPr>
            <w:color w:val="000000" w:themeColor="text1"/>
          </w:rPr>
          <w:t xml:space="preserve">tatistics and </w:t>
        </w:r>
        <w:r>
          <w:rPr>
            <w:color w:val="000000" w:themeColor="text1"/>
          </w:rPr>
          <w:t>un</w:t>
        </w:r>
        <w:r w:rsidRPr="00842EE2">
          <w:rPr>
            <w:color w:val="000000" w:themeColor="text1"/>
          </w:rPr>
          <w:t>standardized</w:t>
        </w:r>
        <w:r>
          <w:rPr>
            <w:color w:val="000000" w:themeColor="text1"/>
          </w:rPr>
          <w:t xml:space="preserve"> regression weights for </w:t>
        </w:r>
      </w:ins>
      <w:ins w:id="601" w:author="Tredouxhome" w:date="2014-11-06T10:05:00Z">
        <w:r>
          <w:rPr>
            <w:color w:val="000000" w:themeColor="text1"/>
          </w:rPr>
          <w:t xml:space="preserve">a Structural Equation model showing </w:t>
        </w:r>
      </w:ins>
      <w:ins w:id="602" w:author="Tredouxhome" w:date="2014-11-06T10:44:00Z">
        <w:r w:rsidR="004312F3">
          <w:rPr>
            <w:color w:val="000000" w:themeColor="text1"/>
          </w:rPr>
          <w:t xml:space="preserve">positive and negative </w:t>
        </w:r>
      </w:ins>
      <w:ins w:id="603" w:author="Tredouxhome" w:date="2014-11-06T10:43:00Z">
        <w:r w:rsidR="004312F3">
          <w:rPr>
            <w:color w:val="000000" w:themeColor="text1"/>
          </w:rPr>
          <w:t>routes</w:t>
        </w:r>
      </w:ins>
      <w:ins w:id="604" w:author="Tredouxhome" w:date="2014-11-06T10:05:00Z">
        <w:r>
          <w:rPr>
            <w:color w:val="000000" w:themeColor="text1"/>
          </w:rPr>
          <w:t xml:space="preserve"> to prejudice.</w:t>
        </w:r>
      </w:ins>
    </w:p>
    <w:tbl>
      <w:tblPr>
        <w:tblStyle w:val="TableGrid"/>
        <w:tblW w:w="3325" w:type="pct"/>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1076"/>
        <w:gridCol w:w="993"/>
        <w:tblGridChange w:id="605">
          <w:tblGrid>
            <w:gridCol w:w="4077"/>
            <w:gridCol w:w="1076"/>
            <w:gridCol w:w="993"/>
          </w:tblGrid>
        </w:tblGridChange>
      </w:tblGrid>
      <w:tr w:rsidR="00CC1F52" w:rsidRPr="00842EE2" w14:paraId="647B8B7C" w14:textId="77777777" w:rsidTr="00CC1F52">
        <w:trPr>
          <w:jc w:val="center"/>
          <w:ins w:id="606" w:author="Tredouxhome" w:date="2014-11-06T10:04:00Z"/>
        </w:trPr>
        <w:tc>
          <w:tcPr>
            <w:tcW w:w="3317" w:type="pct"/>
            <w:tcBorders>
              <w:top w:val="single" w:sz="4" w:space="0" w:color="auto"/>
              <w:bottom w:val="single" w:sz="4" w:space="0" w:color="auto"/>
            </w:tcBorders>
          </w:tcPr>
          <w:p w14:paraId="78D6A7C7" w14:textId="77777777" w:rsidR="00CC1F52" w:rsidRPr="00842EE2" w:rsidRDefault="00CC1F52" w:rsidP="00347073">
            <w:pPr>
              <w:tabs>
                <w:tab w:val="left" w:pos="13089"/>
              </w:tabs>
              <w:spacing w:beforeLines="20" w:before="48" w:afterLines="20" w:after="48"/>
              <w:rPr>
                <w:ins w:id="607" w:author="Tredouxhome" w:date="2014-11-06T10:04:00Z"/>
              </w:rPr>
            </w:pPr>
            <w:ins w:id="608" w:author="Tredouxhome" w:date="2014-11-06T10:04:00Z">
              <w:r>
                <w:t>Fit statistics</w:t>
              </w:r>
            </w:ins>
          </w:p>
        </w:tc>
        <w:tc>
          <w:tcPr>
            <w:tcW w:w="1683" w:type="pct"/>
            <w:gridSpan w:val="2"/>
            <w:tcBorders>
              <w:top w:val="single" w:sz="4" w:space="0" w:color="auto"/>
              <w:bottom w:val="single" w:sz="4" w:space="0" w:color="auto"/>
            </w:tcBorders>
          </w:tcPr>
          <w:p w14:paraId="5DEF6D62" w14:textId="397DC3C3" w:rsidR="00CC1F52" w:rsidRPr="00842EE2" w:rsidRDefault="00CC1F52" w:rsidP="00347073">
            <w:pPr>
              <w:spacing w:beforeLines="20" w:before="48" w:afterLines="20" w:after="48"/>
              <w:jc w:val="center"/>
              <w:rPr>
                <w:ins w:id="609" w:author="Tredouxhome" w:date="2014-11-06T10:04:00Z"/>
                <w:rFonts w:cs="Times New Roman"/>
              </w:rPr>
            </w:pPr>
            <w:ins w:id="610" w:author="Tredouxhome" w:date="2014-11-06T10:06:00Z">
              <w:r>
                <w:rPr>
                  <w:rFonts w:cs="Times New Roman"/>
                </w:rPr>
                <w:t>Value</w:t>
              </w:r>
            </w:ins>
          </w:p>
        </w:tc>
      </w:tr>
      <w:tr w:rsidR="00CC1F52" w:rsidRPr="00842EE2" w14:paraId="0DF7249A" w14:textId="77777777" w:rsidTr="00CC1F52">
        <w:trPr>
          <w:jc w:val="center"/>
          <w:ins w:id="611" w:author="Tredouxhome" w:date="2014-11-06T10:04:00Z"/>
        </w:trPr>
        <w:tc>
          <w:tcPr>
            <w:tcW w:w="3317" w:type="pct"/>
            <w:tcBorders>
              <w:top w:val="single" w:sz="4" w:space="0" w:color="auto"/>
            </w:tcBorders>
          </w:tcPr>
          <w:p w14:paraId="72A2FC0B" w14:textId="77777777" w:rsidR="00CC1F52" w:rsidRPr="00842EE2" w:rsidRDefault="00CC1F52" w:rsidP="00347073">
            <w:pPr>
              <w:tabs>
                <w:tab w:val="left" w:pos="13089"/>
              </w:tabs>
              <w:spacing w:beforeLines="20" w:before="48" w:afterLines="20" w:after="48"/>
              <w:rPr>
                <w:ins w:id="612" w:author="Tredouxhome" w:date="2014-11-06T10:04:00Z"/>
                <w:i/>
                <w:vertAlign w:val="superscript"/>
              </w:rPr>
            </w:pPr>
            <w:ins w:id="613" w:author="Tredouxhome" w:date="2014-11-06T10:04:00Z">
              <w:r w:rsidRPr="00842EE2">
                <w:rPr>
                  <w:i/>
                </w:rPr>
                <w:t>χ</w:t>
              </w:r>
              <w:r w:rsidRPr="00842EE2">
                <w:rPr>
                  <w:i/>
                  <w:vertAlign w:val="superscript"/>
                </w:rPr>
                <w:t>2</w:t>
              </w:r>
              <w:r w:rsidRPr="00EE0C4A">
                <w:rPr>
                  <w:i/>
                  <w:vertAlign w:val="subscript"/>
                </w:rPr>
                <w:t>ML</w:t>
              </w:r>
            </w:ins>
          </w:p>
        </w:tc>
        <w:tc>
          <w:tcPr>
            <w:tcW w:w="1683" w:type="pct"/>
            <w:gridSpan w:val="2"/>
            <w:tcBorders>
              <w:top w:val="single" w:sz="4" w:space="0" w:color="auto"/>
            </w:tcBorders>
          </w:tcPr>
          <w:p w14:paraId="71AC36B1" w14:textId="72AFE403" w:rsidR="00CC1F52" w:rsidRPr="00842EE2" w:rsidRDefault="00CC1F52" w:rsidP="00076130">
            <w:pPr>
              <w:spacing w:beforeLines="20" w:before="48" w:afterLines="20" w:after="48"/>
              <w:jc w:val="center"/>
              <w:rPr>
                <w:ins w:id="614" w:author="Tredouxhome" w:date="2014-11-06T10:04:00Z"/>
                <w:rFonts w:cs="Times New Roman"/>
              </w:rPr>
              <w:pPrChange w:id="615" w:author="Colin Tredoux" w:date="2014-11-11T15:58:00Z">
                <w:pPr>
                  <w:spacing w:beforeLines="20" w:before="48" w:afterLines="20" w:after="48"/>
                  <w:jc w:val="center"/>
                </w:pPr>
              </w:pPrChange>
            </w:pPr>
            <w:ins w:id="616" w:author="Tredouxhome" w:date="2014-11-06T10:06:00Z">
              <w:del w:id="617" w:author="Colin Tredoux" w:date="2014-11-11T15:58:00Z">
                <w:r w:rsidDel="00076130">
                  <w:rPr>
                    <w:rFonts w:cs="Times New Roman"/>
                  </w:rPr>
                  <w:delText>281</w:delText>
                </w:r>
              </w:del>
            </w:ins>
            <w:ins w:id="618" w:author="Colin Tredoux" w:date="2014-11-11T15:58:00Z">
              <w:r w:rsidR="00076130">
                <w:rPr>
                  <w:rFonts w:cs="Times New Roman"/>
                </w:rPr>
                <w:t>276</w:t>
              </w:r>
            </w:ins>
            <w:ins w:id="619" w:author="Tredouxhome" w:date="2014-11-06T10:06:00Z">
              <w:r>
                <w:rPr>
                  <w:rFonts w:cs="Times New Roman"/>
                </w:rPr>
                <w:t>.</w:t>
              </w:r>
              <w:del w:id="620" w:author="Colin Tredoux" w:date="2014-11-11T15:58:00Z">
                <w:r w:rsidDel="00076130">
                  <w:rPr>
                    <w:rFonts w:cs="Times New Roman"/>
                  </w:rPr>
                  <w:delText>3</w:delText>
                </w:r>
              </w:del>
            </w:ins>
            <w:ins w:id="621" w:author="Colin Tredoux" w:date="2014-11-11T15:58:00Z">
              <w:r w:rsidR="00076130">
                <w:rPr>
                  <w:rFonts w:cs="Times New Roman"/>
                </w:rPr>
                <w:t>42</w:t>
              </w:r>
            </w:ins>
          </w:p>
        </w:tc>
      </w:tr>
      <w:tr w:rsidR="00CC1F52" w:rsidRPr="00842EE2" w14:paraId="0F41189B" w14:textId="77777777" w:rsidTr="00CC1F52">
        <w:trPr>
          <w:jc w:val="center"/>
          <w:ins w:id="622" w:author="Tredouxhome" w:date="2014-11-06T10:04:00Z"/>
        </w:trPr>
        <w:tc>
          <w:tcPr>
            <w:tcW w:w="3317" w:type="pct"/>
          </w:tcPr>
          <w:p w14:paraId="5D43E370" w14:textId="77777777" w:rsidR="00CC1F52" w:rsidRPr="00842EE2" w:rsidRDefault="00CC1F52" w:rsidP="00347073">
            <w:pPr>
              <w:tabs>
                <w:tab w:val="left" w:pos="13089"/>
              </w:tabs>
              <w:spacing w:beforeLines="20" w:before="48" w:afterLines="20" w:after="48"/>
              <w:rPr>
                <w:ins w:id="623" w:author="Tredouxhome" w:date="2014-11-06T10:04:00Z"/>
              </w:rPr>
            </w:pPr>
            <w:ins w:id="624" w:author="Tredouxhome" w:date="2014-11-06T10:04:00Z">
              <w:r>
                <w:t>d</w:t>
              </w:r>
              <w:r w:rsidRPr="00842EE2">
                <w:t>f</w:t>
              </w:r>
            </w:ins>
          </w:p>
        </w:tc>
        <w:tc>
          <w:tcPr>
            <w:tcW w:w="1683" w:type="pct"/>
            <w:gridSpan w:val="2"/>
            <w:shd w:val="clear" w:color="auto" w:fill="auto"/>
          </w:tcPr>
          <w:p w14:paraId="10793913" w14:textId="60CB4C89" w:rsidR="00CC1F52" w:rsidRPr="00842EE2" w:rsidRDefault="00CC1F52" w:rsidP="00347073">
            <w:pPr>
              <w:spacing w:beforeLines="20" w:before="48" w:afterLines="20" w:after="48"/>
              <w:jc w:val="center"/>
              <w:rPr>
                <w:ins w:id="625" w:author="Tredouxhome" w:date="2014-11-06T10:04:00Z"/>
                <w:rFonts w:cs="Times New Roman"/>
              </w:rPr>
            </w:pPr>
            <w:ins w:id="626" w:author="Tredouxhome" w:date="2014-11-06T10:06:00Z">
              <w:r>
                <w:rPr>
                  <w:rFonts w:cs="Times New Roman"/>
                </w:rPr>
                <w:t>1</w:t>
              </w:r>
            </w:ins>
            <w:ins w:id="627" w:author="Colin Tredoux" w:date="2014-11-11T15:58:00Z">
              <w:r w:rsidR="00076130">
                <w:rPr>
                  <w:rFonts w:cs="Times New Roman"/>
                </w:rPr>
                <w:t>79</w:t>
              </w:r>
            </w:ins>
            <w:ins w:id="628" w:author="Tredouxhome" w:date="2014-11-06T10:06:00Z">
              <w:del w:id="629" w:author="Colin Tredoux" w:date="2014-11-11T15:58:00Z">
                <w:r w:rsidDel="00076130">
                  <w:rPr>
                    <w:rFonts w:cs="Times New Roman"/>
                  </w:rPr>
                  <w:delText>80</w:delText>
                </w:r>
              </w:del>
            </w:ins>
          </w:p>
        </w:tc>
      </w:tr>
      <w:tr w:rsidR="00CC1F52" w:rsidRPr="00842EE2" w14:paraId="4172A34A" w14:textId="77777777" w:rsidTr="00CC1F52">
        <w:trPr>
          <w:jc w:val="center"/>
          <w:ins w:id="630" w:author="Tredouxhome" w:date="2014-11-06T10:04:00Z"/>
        </w:trPr>
        <w:tc>
          <w:tcPr>
            <w:tcW w:w="3317" w:type="pct"/>
          </w:tcPr>
          <w:p w14:paraId="4F59A542" w14:textId="77777777" w:rsidR="00CC1F52" w:rsidRPr="00842EE2" w:rsidRDefault="00CC1F52" w:rsidP="00347073">
            <w:pPr>
              <w:tabs>
                <w:tab w:val="left" w:pos="13089"/>
              </w:tabs>
              <w:spacing w:beforeLines="20" w:before="48" w:afterLines="20" w:after="48"/>
              <w:rPr>
                <w:ins w:id="631" w:author="Tredouxhome" w:date="2014-11-06T10:04:00Z"/>
              </w:rPr>
            </w:pPr>
            <w:ins w:id="632" w:author="Tredouxhome" w:date="2014-11-06T10:04:00Z">
              <w:r w:rsidRPr="00842EE2">
                <w:t>CFI</w:t>
              </w:r>
            </w:ins>
          </w:p>
        </w:tc>
        <w:tc>
          <w:tcPr>
            <w:tcW w:w="1683" w:type="pct"/>
            <w:gridSpan w:val="2"/>
            <w:shd w:val="clear" w:color="auto" w:fill="auto"/>
          </w:tcPr>
          <w:p w14:paraId="3D25C299" w14:textId="4B8BDAE2" w:rsidR="00CC1F52" w:rsidRPr="00842EE2" w:rsidRDefault="00CC1F52" w:rsidP="00347073">
            <w:pPr>
              <w:spacing w:beforeLines="20" w:before="48" w:afterLines="20" w:after="48"/>
              <w:jc w:val="center"/>
              <w:rPr>
                <w:ins w:id="633" w:author="Tredouxhome" w:date="2014-11-06T10:04:00Z"/>
                <w:rFonts w:cs="Times New Roman"/>
              </w:rPr>
            </w:pPr>
            <w:ins w:id="634" w:author="Tredouxhome" w:date="2014-11-06T10:04:00Z">
              <w:r>
                <w:rPr>
                  <w:rFonts w:cs="Times New Roman"/>
                </w:rPr>
                <w:t>.9</w:t>
              </w:r>
            </w:ins>
            <w:ins w:id="635" w:author="Tredouxhome" w:date="2014-11-06T10:06:00Z">
              <w:r>
                <w:rPr>
                  <w:rFonts w:cs="Times New Roman"/>
                </w:rPr>
                <w:t>7</w:t>
              </w:r>
            </w:ins>
          </w:p>
        </w:tc>
      </w:tr>
      <w:tr w:rsidR="00CC1F52" w:rsidRPr="00842EE2" w14:paraId="2C1A4B67" w14:textId="77777777" w:rsidTr="00CC1F52">
        <w:trPr>
          <w:jc w:val="center"/>
          <w:ins w:id="636" w:author="Tredouxhome" w:date="2014-11-06T10:04:00Z"/>
        </w:trPr>
        <w:tc>
          <w:tcPr>
            <w:tcW w:w="3317" w:type="pct"/>
          </w:tcPr>
          <w:p w14:paraId="65EF179C" w14:textId="77777777" w:rsidR="00CC1F52" w:rsidRPr="00842EE2" w:rsidRDefault="00CC1F52" w:rsidP="00347073">
            <w:pPr>
              <w:tabs>
                <w:tab w:val="left" w:pos="13089"/>
              </w:tabs>
              <w:spacing w:beforeLines="20" w:before="48" w:afterLines="20" w:after="48"/>
              <w:rPr>
                <w:ins w:id="637" w:author="Tredouxhome" w:date="2014-11-06T10:04:00Z"/>
              </w:rPr>
            </w:pPr>
            <w:ins w:id="638" w:author="Tredouxhome" w:date="2014-11-06T10:04:00Z">
              <w:r>
                <w:t>TLI</w:t>
              </w:r>
            </w:ins>
          </w:p>
        </w:tc>
        <w:tc>
          <w:tcPr>
            <w:tcW w:w="1683" w:type="pct"/>
            <w:gridSpan w:val="2"/>
            <w:shd w:val="clear" w:color="auto" w:fill="auto"/>
          </w:tcPr>
          <w:p w14:paraId="2069B1B0" w14:textId="24AA6DE9" w:rsidR="00CC1F52" w:rsidRPr="00842EE2" w:rsidRDefault="00CC1F52" w:rsidP="00347073">
            <w:pPr>
              <w:spacing w:beforeLines="20" w:before="48" w:afterLines="20" w:after="48"/>
              <w:jc w:val="center"/>
              <w:rPr>
                <w:ins w:id="639" w:author="Tredouxhome" w:date="2014-11-06T10:04:00Z"/>
                <w:rFonts w:cs="Times New Roman"/>
              </w:rPr>
            </w:pPr>
            <w:ins w:id="640" w:author="Tredouxhome" w:date="2014-11-06T10:04:00Z">
              <w:r>
                <w:rPr>
                  <w:rFonts w:cs="Times New Roman"/>
                </w:rPr>
                <w:t>.9</w:t>
              </w:r>
            </w:ins>
            <w:ins w:id="641" w:author="Tredouxhome" w:date="2014-11-06T10:07:00Z">
              <w:r>
                <w:rPr>
                  <w:rFonts w:cs="Times New Roman"/>
                </w:rPr>
                <w:t>6</w:t>
              </w:r>
            </w:ins>
          </w:p>
        </w:tc>
      </w:tr>
      <w:tr w:rsidR="00CC1F52" w:rsidRPr="00842EE2" w14:paraId="0694D7CC" w14:textId="77777777" w:rsidTr="00CC1F52">
        <w:trPr>
          <w:jc w:val="center"/>
          <w:ins w:id="642" w:author="Tredouxhome" w:date="2014-11-06T10:04:00Z"/>
        </w:trPr>
        <w:tc>
          <w:tcPr>
            <w:tcW w:w="3317" w:type="pct"/>
          </w:tcPr>
          <w:p w14:paraId="07CB6665" w14:textId="77777777" w:rsidR="00CC1F52" w:rsidRPr="00842EE2" w:rsidRDefault="00CC1F52" w:rsidP="00347073">
            <w:pPr>
              <w:tabs>
                <w:tab w:val="left" w:pos="13089"/>
              </w:tabs>
              <w:spacing w:beforeLines="20" w:before="48" w:afterLines="20" w:after="48"/>
              <w:rPr>
                <w:ins w:id="643" w:author="Tredouxhome" w:date="2014-11-06T10:04:00Z"/>
              </w:rPr>
            </w:pPr>
            <w:ins w:id="644" w:author="Tredouxhome" w:date="2014-11-06T10:04:00Z">
              <w:r w:rsidRPr="00842EE2">
                <w:t>RMSEA</w:t>
              </w:r>
            </w:ins>
          </w:p>
        </w:tc>
        <w:tc>
          <w:tcPr>
            <w:tcW w:w="1683" w:type="pct"/>
            <w:gridSpan w:val="2"/>
            <w:shd w:val="clear" w:color="auto" w:fill="auto"/>
          </w:tcPr>
          <w:p w14:paraId="2123D81B" w14:textId="7944BF3E" w:rsidR="00CC1F52" w:rsidRPr="00842EE2" w:rsidRDefault="00CC1F52" w:rsidP="00347073">
            <w:pPr>
              <w:spacing w:beforeLines="20" w:before="48" w:afterLines="20" w:after="48"/>
              <w:jc w:val="center"/>
              <w:rPr>
                <w:ins w:id="645" w:author="Tredouxhome" w:date="2014-11-06T10:04:00Z"/>
                <w:rFonts w:cs="Times New Roman"/>
              </w:rPr>
            </w:pPr>
            <w:ins w:id="646" w:author="Tredouxhome" w:date="2014-11-06T10:04:00Z">
              <w:r>
                <w:rPr>
                  <w:rFonts w:cs="Times New Roman"/>
                </w:rPr>
                <w:t>.04</w:t>
              </w:r>
            </w:ins>
            <w:ins w:id="647" w:author="Tredouxhome" w:date="2014-11-06T10:07:00Z">
              <w:r>
                <w:rPr>
                  <w:rFonts w:cs="Times New Roman"/>
                </w:rPr>
                <w:t>5</w:t>
              </w:r>
            </w:ins>
          </w:p>
        </w:tc>
      </w:tr>
      <w:tr w:rsidR="00CC1F52" w:rsidRPr="00842EE2" w14:paraId="43A80618" w14:textId="77777777" w:rsidTr="00CC1F52">
        <w:trPr>
          <w:jc w:val="center"/>
          <w:ins w:id="648" w:author="Tredouxhome" w:date="2014-11-06T10:04:00Z"/>
        </w:trPr>
        <w:tc>
          <w:tcPr>
            <w:tcW w:w="3317" w:type="pct"/>
          </w:tcPr>
          <w:p w14:paraId="17277066" w14:textId="77777777" w:rsidR="00CC1F52" w:rsidRPr="00842EE2" w:rsidRDefault="00CC1F52" w:rsidP="00347073">
            <w:pPr>
              <w:tabs>
                <w:tab w:val="left" w:pos="13089"/>
              </w:tabs>
              <w:spacing w:beforeLines="20" w:before="48" w:afterLines="20" w:after="48"/>
              <w:rPr>
                <w:ins w:id="649" w:author="Tredouxhome" w:date="2014-11-06T10:04:00Z"/>
              </w:rPr>
            </w:pPr>
            <w:ins w:id="650" w:author="Tredouxhome" w:date="2014-11-06T10:04:00Z">
              <w:r w:rsidRPr="00842EE2">
                <w:t>90% CI RMSEA</w:t>
              </w:r>
            </w:ins>
          </w:p>
        </w:tc>
        <w:tc>
          <w:tcPr>
            <w:tcW w:w="1683" w:type="pct"/>
            <w:gridSpan w:val="2"/>
            <w:shd w:val="clear" w:color="auto" w:fill="auto"/>
          </w:tcPr>
          <w:p w14:paraId="5F0FB0E0" w14:textId="765636B8" w:rsidR="00CC1F52" w:rsidRPr="00842EE2" w:rsidRDefault="00CC1F52" w:rsidP="00347073">
            <w:pPr>
              <w:spacing w:beforeLines="20" w:before="48" w:afterLines="20" w:after="48"/>
              <w:jc w:val="center"/>
              <w:rPr>
                <w:ins w:id="651" w:author="Tredouxhome" w:date="2014-11-06T10:04:00Z"/>
                <w:rFonts w:cs="Times New Roman"/>
              </w:rPr>
            </w:pPr>
            <w:ins w:id="652" w:author="Tredouxhome" w:date="2014-11-06T10:04:00Z">
              <w:r>
                <w:rPr>
                  <w:rFonts w:cs="Times New Roman"/>
                </w:rPr>
                <w:t>.0</w:t>
              </w:r>
            </w:ins>
            <w:ins w:id="653" w:author="Tredouxhome" w:date="2014-11-06T10:07:00Z">
              <w:r>
                <w:rPr>
                  <w:rFonts w:cs="Times New Roman"/>
                </w:rPr>
                <w:t>35</w:t>
              </w:r>
            </w:ins>
            <w:ins w:id="654" w:author="Tredouxhome" w:date="2014-11-06T10:04:00Z">
              <w:r>
                <w:rPr>
                  <w:rFonts w:cs="Times New Roman"/>
                </w:rPr>
                <w:t>; .0</w:t>
              </w:r>
            </w:ins>
            <w:ins w:id="655" w:author="Tredouxhome" w:date="2014-11-06T10:07:00Z">
              <w:r>
                <w:rPr>
                  <w:rFonts w:cs="Times New Roman"/>
                </w:rPr>
                <w:t>55</w:t>
              </w:r>
            </w:ins>
          </w:p>
        </w:tc>
      </w:tr>
      <w:tr w:rsidR="00CC1F52" w:rsidRPr="00842EE2" w14:paraId="31335923" w14:textId="77777777" w:rsidTr="00CC1F52">
        <w:trPr>
          <w:jc w:val="center"/>
          <w:ins w:id="656" w:author="Tredouxhome" w:date="2014-11-06T10:04:00Z"/>
        </w:trPr>
        <w:tc>
          <w:tcPr>
            <w:tcW w:w="3317" w:type="pct"/>
            <w:tcBorders>
              <w:bottom w:val="nil"/>
            </w:tcBorders>
          </w:tcPr>
          <w:p w14:paraId="1FFE8D01" w14:textId="77777777" w:rsidR="00CC1F52" w:rsidRPr="00842EE2" w:rsidRDefault="00CC1F52" w:rsidP="00347073">
            <w:pPr>
              <w:tabs>
                <w:tab w:val="center" w:pos="1163"/>
              </w:tabs>
              <w:spacing w:beforeLines="20" w:before="48" w:afterLines="20" w:after="48"/>
              <w:rPr>
                <w:ins w:id="657" w:author="Tredouxhome" w:date="2014-11-06T10:04:00Z"/>
              </w:rPr>
            </w:pPr>
            <w:ins w:id="658" w:author="Tredouxhome" w:date="2014-11-06T10:04:00Z">
              <w:r>
                <w:t>SRMR</w:t>
              </w:r>
            </w:ins>
          </w:p>
        </w:tc>
        <w:tc>
          <w:tcPr>
            <w:tcW w:w="1683" w:type="pct"/>
            <w:gridSpan w:val="2"/>
            <w:tcBorders>
              <w:bottom w:val="nil"/>
            </w:tcBorders>
            <w:shd w:val="clear" w:color="auto" w:fill="auto"/>
          </w:tcPr>
          <w:p w14:paraId="03742161" w14:textId="64730AB9" w:rsidR="00CC1F52" w:rsidRPr="00842EE2" w:rsidRDefault="00CC1F52" w:rsidP="00347073">
            <w:pPr>
              <w:spacing w:beforeLines="20" w:before="48" w:afterLines="20" w:after="48"/>
              <w:jc w:val="center"/>
              <w:rPr>
                <w:ins w:id="659" w:author="Tredouxhome" w:date="2014-11-06T10:04:00Z"/>
                <w:rFonts w:cs="Times New Roman"/>
              </w:rPr>
            </w:pPr>
            <w:ins w:id="660" w:author="Tredouxhome" w:date="2014-11-06T10:04:00Z">
              <w:r>
                <w:rPr>
                  <w:rFonts w:cs="Times New Roman"/>
                </w:rPr>
                <w:t>.0</w:t>
              </w:r>
            </w:ins>
            <w:ins w:id="661" w:author="Tredouxhome" w:date="2014-11-06T10:07:00Z">
              <w:r>
                <w:rPr>
                  <w:rFonts w:cs="Times New Roman"/>
                </w:rPr>
                <w:t>6</w:t>
              </w:r>
            </w:ins>
          </w:p>
        </w:tc>
      </w:tr>
      <w:tr w:rsidR="00CC1F52" w:rsidRPr="00842EE2" w14:paraId="16152A6C" w14:textId="77777777" w:rsidTr="00CC1F52">
        <w:trPr>
          <w:jc w:val="center"/>
          <w:ins w:id="662" w:author="Tredouxhome" w:date="2014-11-06T10:04:00Z"/>
        </w:trPr>
        <w:tc>
          <w:tcPr>
            <w:tcW w:w="3317" w:type="pct"/>
            <w:tcBorders>
              <w:top w:val="nil"/>
              <w:bottom w:val="nil"/>
            </w:tcBorders>
          </w:tcPr>
          <w:p w14:paraId="19EF66D0" w14:textId="77777777" w:rsidR="00CC1F52" w:rsidRPr="00842EE2" w:rsidRDefault="00CC1F52" w:rsidP="00347073">
            <w:pPr>
              <w:tabs>
                <w:tab w:val="center" w:pos="1163"/>
              </w:tabs>
              <w:spacing w:beforeLines="20" w:before="48" w:afterLines="20" w:after="48"/>
              <w:rPr>
                <w:ins w:id="663" w:author="Tredouxhome" w:date="2014-11-06T10:04:00Z"/>
              </w:rPr>
            </w:pPr>
            <w:ins w:id="664" w:author="Tredouxhome" w:date="2014-11-06T10:04:00Z">
              <w:r>
                <w:t>AIC</w:t>
              </w:r>
            </w:ins>
          </w:p>
        </w:tc>
        <w:tc>
          <w:tcPr>
            <w:tcW w:w="1683" w:type="pct"/>
            <w:gridSpan w:val="2"/>
            <w:tcBorders>
              <w:top w:val="nil"/>
              <w:bottom w:val="nil"/>
            </w:tcBorders>
            <w:shd w:val="clear" w:color="auto" w:fill="auto"/>
          </w:tcPr>
          <w:p w14:paraId="1047FDE6" w14:textId="384AB9FA" w:rsidR="00CC1F52" w:rsidRPr="00842EE2" w:rsidRDefault="00CC1F52" w:rsidP="00347073">
            <w:pPr>
              <w:spacing w:beforeLines="20" w:before="48" w:afterLines="20" w:after="48"/>
              <w:jc w:val="center"/>
              <w:rPr>
                <w:ins w:id="665" w:author="Tredouxhome" w:date="2014-11-06T10:04:00Z"/>
                <w:rFonts w:cs="Times New Roman"/>
              </w:rPr>
            </w:pPr>
            <w:ins w:id="666" w:author="Tredouxhome" w:date="2014-11-06T10:07:00Z">
              <w:r>
                <w:rPr>
                  <w:rFonts w:cs="Times New Roman"/>
                </w:rPr>
                <w:t>226</w:t>
              </w:r>
            </w:ins>
            <w:ins w:id="667" w:author="Colin Tredoux" w:date="2014-11-11T15:58:00Z">
              <w:r w:rsidR="00076130">
                <w:rPr>
                  <w:rFonts w:cs="Times New Roman"/>
                </w:rPr>
                <w:t>1</w:t>
              </w:r>
            </w:ins>
            <w:ins w:id="668" w:author="Tredouxhome" w:date="2014-11-06T10:07:00Z">
              <w:del w:id="669" w:author="Colin Tredoux" w:date="2014-11-11T15:58:00Z">
                <w:r w:rsidDel="00076130">
                  <w:rPr>
                    <w:rFonts w:cs="Times New Roman"/>
                  </w:rPr>
                  <w:delText>4</w:delText>
                </w:r>
              </w:del>
              <w:r>
                <w:rPr>
                  <w:rFonts w:cs="Times New Roman"/>
                </w:rPr>
                <w:t>.</w:t>
              </w:r>
            </w:ins>
            <w:ins w:id="670" w:author="Colin Tredoux" w:date="2014-11-11T15:59:00Z">
              <w:r w:rsidR="00076130">
                <w:rPr>
                  <w:rFonts w:cs="Times New Roman"/>
                </w:rPr>
                <w:t>61</w:t>
              </w:r>
            </w:ins>
            <w:ins w:id="671" w:author="Tredouxhome" w:date="2014-11-06T10:07:00Z">
              <w:del w:id="672" w:author="Colin Tredoux" w:date="2014-11-11T15:59:00Z">
                <w:r w:rsidDel="00076130">
                  <w:rPr>
                    <w:rFonts w:cs="Times New Roman"/>
                  </w:rPr>
                  <w:delText>49</w:delText>
                </w:r>
              </w:del>
            </w:ins>
          </w:p>
        </w:tc>
      </w:tr>
      <w:tr w:rsidR="00CC1F52" w:rsidRPr="00842EE2" w14:paraId="6367404C" w14:textId="77777777" w:rsidTr="00CC1F52">
        <w:trPr>
          <w:jc w:val="center"/>
          <w:ins w:id="673" w:author="Tredouxhome" w:date="2014-11-06T10:04:00Z"/>
        </w:trPr>
        <w:tc>
          <w:tcPr>
            <w:tcW w:w="3317" w:type="pct"/>
            <w:tcBorders>
              <w:top w:val="nil"/>
              <w:bottom w:val="single" w:sz="4" w:space="0" w:color="auto"/>
            </w:tcBorders>
          </w:tcPr>
          <w:p w14:paraId="450923E3" w14:textId="77777777" w:rsidR="00CC1F52" w:rsidRPr="00842EE2" w:rsidRDefault="00CC1F52" w:rsidP="00347073">
            <w:pPr>
              <w:tabs>
                <w:tab w:val="center" w:pos="1163"/>
              </w:tabs>
              <w:spacing w:beforeLines="20" w:before="48" w:afterLines="20" w:after="48"/>
              <w:rPr>
                <w:ins w:id="674" w:author="Tredouxhome" w:date="2014-11-06T10:04:00Z"/>
              </w:rPr>
            </w:pPr>
            <w:ins w:id="675" w:author="Tredouxhome" w:date="2014-11-06T10:04:00Z">
              <w:r w:rsidRPr="00842EE2">
                <w:t>N</w:t>
              </w:r>
              <w:r w:rsidRPr="00842EE2">
                <w:tab/>
              </w:r>
            </w:ins>
          </w:p>
        </w:tc>
        <w:tc>
          <w:tcPr>
            <w:tcW w:w="1683" w:type="pct"/>
            <w:gridSpan w:val="2"/>
            <w:tcBorders>
              <w:top w:val="nil"/>
              <w:bottom w:val="single" w:sz="4" w:space="0" w:color="auto"/>
            </w:tcBorders>
            <w:shd w:val="clear" w:color="auto" w:fill="auto"/>
          </w:tcPr>
          <w:p w14:paraId="0AB28D37" w14:textId="4F2E6D53" w:rsidR="00CC1F52" w:rsidRPr="00842EE2" w:rsidRDefault="00CC1F52" w:rsidP="00347073">
            <w:pPr>
              <w:spacing w:beforeLines="20" w:before="48" w:afterLines="20" w:after="48"/>
              <w:jc w:val="center"/>
              <w:rPr>
                <w:ins w:id="676" w:author="Tredouxhome" w:date="2014-11-06T10:04:00Z"/>
                <w:rFonts w:cs="Times New Roman"/>
              </w:rPr>
            </w:pPr>
            <w:ins w:id="677" w:author="Tredouxhome" w:date="2014-11-06T10:08:00Z">
              <w:r>
                <w:rPr>
                  <w:rFonts w:cs="Times New Roman"/>
                </w:rPr>
                <w:t>273</w:t>
              </w:r>
            </w:ins>
          </w:p>
        </w:tc>
      </w:tr>
      <w:tr w:rsidR="00CC1F52" w:rsidRPr="00842EE2" w14:paraId="6866723E" w14:textId="77777777" w:rsidTr="00CC1F52">
        <w:trPr>
          <w:jc w:val="center"/>
          <w:ins w:id="678" w:author="Tredouxhome" w:date="2014-11-06T10:04:00Z"/>
        </w:trPr>
        <w:tc>
          <w:tcPr>
            <w:tcW w:w="3317" w:type="pct"/>
            <w:tcBorders>
              <w:top w:val="single" w:sz="4" w:space="0" w:color="auto"/>
            </w:tcBorders>
          </w:tcPr>
          <w:p w14:paraId="0B1A997A" w14:textId="77777777" w:rsidR="00CC1F52" w:rsidRPr="00842EE2" w:rsidRDefault="00CC1F52" w:rsidP="00347073">
            <w:pPr>
              <w:tabs>
                <w:tab w:val="left" w:pos="13089"/>
              </w:tabs>
              <w:spacing w:beforeLines="20" w:before="48" w:afterLines="20" w:after="48"/>
              <w:rPr>
                <w:ins w:id="679" w:author="Tredouxhome" w:date="2014-11-06T10:04:00Z"/>
                <w:highlight w:val="cyan"/>
              </w:rPr>
            </w:pPr>
          </w:p>
        </w:tc>
        <w:tc>
          <w:tcPr>
            <w:tcW w:w="875" w:type="pct"/>
            <w:tcBorders>
              <w:top w:val="single" w:sz="4" w:space="0" w:color="auto"/>
              <w:bottom w:val="single" w:sz="4" w:space="0" w:color="auto"/>
            </w:tcBorders>
          </w:tcPr>
          <w:p w14:paraId="167E8616" w14:textId="77777777" w:rsidR="00CC1F52" w:rsidRPr="004477D6" w:rsidRDefault="00CC1F52" w:rsidP="00347073">
            <w:pPr>
              <w:tabs>
                <w:tab w:val="left" w:pos="13089"/>
              </w:tabs>
              <w:spacing w:beforeLines="20" w:before="48" w:afterLines="20" w:after="48"/>
              <w:jc w:val="center"/>
              <w:rPr>
                <w:ins w:id="680" w:author="Tredouxhome" w:date="2014-11-06T10:04:00Z"/>
                <w:rFonts w:ascii="Symbol" w:hAnsi="Symbol"/>
                <w:i/>
              </w:rPr>
            </w:pPr>
            <w:ins w:id="681" w:author="Tredouxhome" w:date="2014-11-06T10:04:00Z">
              <w:r>
                <w:rPr>
                  <w:rFonts w:ascii="Arial" w:hAnsi="Arial" w:cs="Arial"/>
                  <w:i/>
                </w:rPr>
                <w:t>b (s.e.)</w:t>
              </w:r>
            </w:ins>
          </w:p>
        </w:tc>
        <w:tc>
          <w:tcPr>
            <w:tcW w:w="808" w:type="pct"/>
            <w:tcBorders>
              <w:top w:val="single" w:sz="4" w:space="0" w:color="auto"/>
              <w:bottom w:val="single" w:sz="4" w:space="0" w:color="auto"/>
            </w:tcBorders>
          </w:tcPr>
          <w:p w14:paraId="0EEAA647" w14:textId="77777777" w:rsidR="00CC1F52" w:rsidRPr="00842EE2" w:rsidRDefault="00CC1F52" w:rsidP="00347073">
            <w:pPr>
              <w:tabs>
                <w:tab w:val="left" w:pos="13089"/>
              </w:tabs>
              <w:spacing w:beforeLines="20" w:before="48" w:afterLines="20" w:after="48"/>
              <w:jc w:val="center"/>
              <w:rPr>
                <w:ins w:id="682" w:author="Tredouxhome" w:date="2014-11-06T10:04:00Z"/>
                <w:i/>
              </w:rPr>
            </w:pPr>
            <w:ins w:id="683" w:author="Tredouxhome" w:date="2014-11-06T10:04:00Z">
              <w:r w:rsidRPr="00842EE2">
                <w:rPr>
                  <w:i/>
                </w:rPr>
                <w:t>p</w:t>
              </w:r>
              <w:r>
                <w:rPr>
                  <w:i/>
                </w:rPr>
                <w:t>&lt;</w:t>
              </w:r>
            </w:ins>
          </w:p>
        </w:tc>
      </w:tr>
      <w:tr w:rsidR="00CC1F52" w:rsidRPr="00842EE2" w14:paraId="01C7CF3E" w14:textId="77777777" w:rsidTr="00CC1F52">
        <w:trPr>
          <w:jc w:val="center"/>
          <w:ins w:id="684" w:author="Tredouxhome" w:date="2014-11-06T10:04:00Z"/>
        </w:trPr>
        <w:tc>
          <w:tcPr>
            <w:tcW w:w="3317" w:type="pct"/>
          </w:tcPr>
          <w:p w14:paraId="3D399615" w14:textId="04B99789" w:rsidR="00CC1F52" w:rsidRPr="00842EE2" w:rsidRDefault="00CC1F52" w:rsidP="00CC1F52">
            <w:pPr>
              <w:tabs>
                <w:tab w:val="left" w:pos="1782"/>
                <w:tab w:val="left" w:pos="13089"/>
              </w:tabs>
              <w:spacing w:beforeLines="20" w:before="48" w:afterLines="20" w:after="48"/>
              <w:rPr>
                <w:ins w:id="685" w:author="Tredouxhome" w:date="2014-11-06T10:04:00Z"/>
              </w:rPr>
            </w:pPr>
            <w:ins w:id="686" w:author="Tredouxhome" w:date="2014-11-06T10:09:00Z">
              <w:r>
                <w:t xml:space="preserve">Contact </w:t>
              </w:r>
            </w:ins>
            <w:ins w:id="687" w:author="Tredouxhome" w:date="2014-11-06T10:13:00Z">
              <w:r>
                <w:t>q</w:t>
              </w:r>
            </w:ins>
            <w:ins w:id="688" w:author="Tredouxhome" w:date="2014-11-06T10:09:00Z">
              <w:r>
                <w:t>uantity</w:t>
              </w:r>
            </w:ins>
            <w:ins w:id="689" w:author="Tredouxhome" w:date="2014-11-06T10:04:00Z">
              <w:r>
                <w:tab/>
              </w:r>
              <w:r w:rsidRPr="00842EE2">
                <w:sym w:font="Wingdings" w:char="F0DF"/>
              </w:r>
              <w:r w:rsidRPr="00842EE2">
                <w:t xml:space="preserve"> Contact </w:t>
              </w:r>
            </w:ins>
            <w:ins w:id="690" w:author="Tredouxhome" w:date="2014-11-06T10:13:00Z">
              <w:r>
                <w:t>q</w:t>
              </w:r>
            </w:ins>
            <w:ins w:id="691" w:author="Tredouxhome" w:date="2014-11-06T10:04:00Z">
              <w:r w:rsidRPr="00842EE2">
                <w:t>uality</w:t>
              </w:r>
            </w:ins>
          </w:p>
        </w:tc>
        <w:tc>
          <w:tcPr>
            <w:tcW w:w="875" w:type="pct"/>
            <w:tcBorders>
              <w:top w:val="single" w:sz="4" w:space="0" w:color="auto"/>
            </w:tcBorders>
          </w:tcPr>
          <w:p w14:paraId="653F6A22" w14:textId="14792C43" w:rsidR="00CC1F52" w:rsidRPr="00842EE2" w:rsidRDefault="00CC1F52" w:rsidP="00076130">
            <w:pPr>
              <w:tabs>
                <w:tab w:val="decimal" w:pos="113"/>
              </w:tabs>
              <w:spacing w:beforeLines="20" w:before="48" w:afterLines="20" w:after="48"/>
              <w:jc w:val="center"/>
              <w:rPr>
                <w:ins w:id="692" w:author="Tredouxhome" w:date="2014-11-06T10:04:00Z"/>
              </w:rPr>
              <w:pPrChange w:id="693" w:author="Colin Tredoux" w:date="2014-11-11T15:59:00Z">
                <w:pPr>
                  <w:tabs>
                    <w:tab w:val="left" w:pos="13089"/>
                  </w:tabs>
                  <w:spacing w:beforeLines="20" w:before="48" w:afterLines="20" w:after="48"/>
                  <w:jc w:val="center"/>
                </w:pPr>
              </w:pPrChange>
            </w:pPr>
            <w:ins w:id="694" w:author="Tredouxhome" w:date="2014-11-06T10:04:00Z">
              <w:r>
                <w:t>.</w:t>
              </w:r>
            </w:ins>
            <w:ins w:id="695" w:author="Tredouxhome" w:date="2014-11-06T10:09:00Z">
              <w:r>
                <w:t>6</w:t>
              </w:r>
            </w:ins>
            <w:ins w:id="696" w:author="Colin Tredoux" w:date="2014-11-11T15:59:00Z">
              <w:r w:rsidR="00076130">
                <w:t>5</w:t>
              </w:r>
            </w:ins>
            <w:ins w:id="697" w:author="Tredouxhome" w:date="2014-11-06T10:09:00Z">
              <w:del w:id="698" w:author="Colin Tredoux" w:date="2014-11-11T15:59:00Z">
                <w:r w:rsidDel="00076130">
                  <w:delText>9</w:delText>
                </w:r>
              </w:del>
            </w:ins>
            <w:ins w:id="699" w:author="Tredouxhome" w:date="2014-11-06T10:04:00Z">
              <w:r>
                <w:t xml:space="preserve"> (.</w:t>
              </w:r>
            </w:ins>
            <w:ins w:id="700" w:author="Tredouxhome" w:date="2014-11-06T10:09:00Z">
              <w:r>
                <w:t>11</w:t>
              </w:r>
            </w:ins>
            <w:ins w:id="701" w:author="Tredouxhome" w:date="2014-11-06T10:04:00Z">
              <w:r>
                <w:t>)</w:t>
              </w:r>
            </w:ins>
          </w:p>
        </w:tc>
        <w:tc>
          <w:tcPr>
            <w:tcW w:w="808" w:type="pct"/>
            <w:tcBorders>
              <w:top w:val="single" w:sz="4" w:space="0" w:color="auto"/>
            </w:tcBorders>
          </w:tcPr>
          <w:p w14:paraId="4CD797A2" w14:textId="6FD79A0A" w:rsidR="00CC1F52" w:rsidRPr="00842EE2" w:rsidRDefault="00CC1F52" w:rsidP="00335E3F">
            <w:pPr>
              <w:tabs>
                <w:tab w:val="decimal" w:pos="113"/>
              </w:tabs>
              <w:spacing w:beforeLines="20" w:before="48" w:afterLines="20" w:after="48"/>
              <w:jc w:val="center"/>
              <w:rPr>
                <w:ins w:id="702" w:author="Tredouxhome" w:date="2014-11-06T10:04:00Z"/>
              </w:rPr>
              <w:pPrChange w:id="703" w:author="Colin Tredoux" w:date="2014-11-11T11:25:00Z">
                <w:pPr>
                  <w:tabs>
                    <w:tab w:val="decimal" w:pos="113"/>
                  </w:tabs>
                </w:pPr>
              </w:pPrChange>
            </w:pPr>
            <w:ins w:id="704" w:author="Tredouxhome" w:date="2014-11-06T10:15:00Z">
              <w:r>
                <w:tab/>
              </w:r>
            </w:ins>
            <w:ins w:id="705" w:author="Tredouxhome" w:date="2014-11-06T10:04:00Z">
              <w:r>
                <w:t>.0</w:t>
              </w:r>
            </w:ins>
            <w:ins w:id="706" w:author="Tredouxhome" w:date="2014-11-06T10:14:00Z">
              <w:r>
                <w:t>01</w:t>
              </w:r>
            </w:ins>
          </w:p>
        </w:tc>
      </w:tr>
      <w:tr w:rsidR="00CC1F52" w:rsidRPr="00842EE2" w14:paraId="7950F6C7" w14:textId="77777777" w:rsidTr="00CC1F52">
        <w:trPr>
          <w:jc w:val="center"/>
          <w:ins w:id="707" w:author="Tredouxhome" w:date="2014-11-06T10:04:00Z"/>
        </w:trPr>
        <w:tc>
          <w:tcPr>
            <w:tcW w:w="3317" w:type="pct"/>
          </w:tcPr>
          <w:p w14:paraId="6966211D" w14:textId="4ACF2185" w:rsidR="00CC1F52" w:rsidRPr="00842EE2" w:rsidRDefault="00CC1F52" w:rsidP="00CC1F52">
            <w:pPr>
              <w:tabs>
                <w:tab w:val="left" w:pos="1782"/>
                <w:tab w:val="left" w:pos="13089"/>
              </w:tabs>
              <w:spacing w:beforeLines="20" w:before="48" w:afterLines="20" w:after="48"/>
              <w:rPr>
                <w:ins w:id="708" w:author="Tredouxhome" w:date="2014-11-06T10:04:00Z"/>
              </w:rPr>
            </w:pPr>
            <w:ins w:id="709" w:author="Tredouxhome" w:date="2014-11-06T10:09:00Z">
              <w:r w:rsidRPr="00842EE2">
                <w:t xml:space="preserve">Contact </w:t>
              </w:r>
            </w:ins>
            <w:ins w:id="710" w:author="Tredouxhome" w:date="2014-11-06T10:13:00Z">
              <w:r>
                <w:t>q</w:t>
              </w:r>
            </w:ins>
            <w:ins w:id="711" w:author="Tredouxhome" w:date="2014-11-06T10:09:00Z">
              <w:r w:rsidRPr="00842EE2">
                <w:t>uality</w:t>
              </w:r>
            </w:ins>
            <w:ins w:id="712" w:author="Tredouxhome" w:date="2014-11-06T10:04:00Z">
              <w:r>
                <w:tab/>
              </w:r>
              <w:r w:rsidRPr="00842EE2">
                <w:sym w:font="Wingdings" w:char="F0DF"/>
              </w:r>
              <w:r w:rsidRPr="00842EE2">
                <w:t xml:space="preserve"> </w:t>
              </w:r>
            </w:ins>
            <w:ins w:id="713" w:author="Tredouxhome" w:date="2014-11-06T10:09:00Z">
              <w:r>
                <w:t>Threat</w:t>
              </w:r>
            </w:ins>
          </w:p>
        </w:tc>
        <w:tc>
          <w:tcPr>
            <w:tcW w:w="875" w:type="pct"/>
          </w:tcPr>
          <w:p w14:paraId="0E113A18" w14:textId="7BEEC517" w:rsidR="00CC1F52" w:rsidRPr="00842EE2" w:rsidRDefault="00CC1F52">
            <w:pPr>
              <w:tabs>
                <w:tab w:val="decimal" w:pos="113"/>
              </w:tabs>
              <w:spacing w:beforeLines="20" w:before="48" w:afterLines="20" w:after="48"/>
              <w:jc w:val="center"/>
              <w:rPr>
                <w:ins w:id="714" w:author="Tredouxhome" w:date="2014-11-06T10:04:00Z"/>
              </w:rPr>
              <w:pPrChange w:id="715" w:author="Tredouxhome" w:date="2014-11-06T10:16:00Z">
                <w:pPr>
                  <w:tabs>
                    <w:tab w:val="left" w:pos="13089"/>
                  </w:tabs>
                  <w:spacing w:beforeLines="20" w:before="48" w:afterLines="20" w:after="48"/>
                  <w:jc w:val="center"/>
                </w:pPr>
              </w:pPrChange>
            </w:pPr>
            <w:ins w:id="716" w:author="Tredouxhome" w:date="2014-11-06T10:10:00Z">
              <w:r>
                <w:t>-</w:t>
              </w:r>
            </w:ins>
            <w:ins w:id="717" w:author="Tredouxhome" w:date="2014-11-06T10:04:00Z">
              <w:r>
                <w:t>.3</w:t>
              </w:r>
            </w:ins>
            <w:ins w:id="718" w:author="Tredouxhome" w:date="2014-11-06T10:10:00Z">
              <w:r>
                <w:t>6</w:t>
              </w:r>
            </w:ins>
            <w:ins w:id="719" w:author="Tredouxhome" w:date="2014-11-06T10:04:00Z">
              <w:r>
                <w:t xml:space="preserve"> (.0</w:t>
              </w:r>
            </w:ins>
            <w:ins w:id="720" w:author="Tredouxhome" w:date="2014-11-06T10:10:00Z">
              <w:r>
                <w:t>8</w:t>
              </w:r>
            </w:ins>
            <w:ins w:id="721" w:author="Tredouxhome" w:date="2014-11-06T10:04:00Z">
              <w:r>
                <w:t>)</w:t>
              </w:r>
            </w:ins>
          </w:p>
        </w:tc>
        <w:tc>
          <w:tcPr>
            <w:tcW w:w="808" w:type="pct"/>
          </w:tcPr>
          <w:p w14:paraId="45EE6C0E" w14:textId="0794F568" w:rsidR="00CC1F52" w:rsidRPr="00842EE2" w:rsidRDefault="00CC1F52" w:rsidP="00335E3F">
            <w:pPr>
              <w:tabs>
                <w:tab w:val="decimal" w:pos="113"/>
              </w:tabs>
              <w:spacing w:beforeLines="20" w:before="48" w:afterLines="20" w:after="48"/>
              <w:jc w:val="center"/>
              <w:rPr>
                <w:ins w:id="722" w:author="Tredouxhome" w:date="2014-11-06T10:04:00Z"/>
              </w:rPr>
              <w:pPrChange w:id="723" w:author="Colin Tredoux" w:date="2014-11-11T11:25:00Z">
                <w:pPr>
                  <w:tabs>
                    <w:tab w:val="decimal" w:pos="113"/>
                  </w:tabs>
                </w:pPr>
              </w:pPrChange>
            </w:pPr>
            <w:ins w:id="724" w:author="Tredouxhome" w:date="2014-11-06T10:04:00Z">
              <w:r>
                <w:tab/>
              </w:r>
              <w:r w:rsidRPr="00842EE2">
                <w:t>.</w:t>
              </w:r>
            </w:ins>
            <w:ins w:id="725" w:author="Tredouxhome" w:date="2014-11-06T10:14:00Z">
              <w:r>
                <w:t>001</w:t>
              </w:r>
            </w:ins>
          </w:p>
        </w:tc>
      </w:tr>
      <w:tr w:rsidR="00CC1F52" w:rsidRPr="00842EE2" w14:paraId="2397B712" w14:textId="77777777" w:rsidTr="00CC1F52">
        <w:trPr>
          <w:jc w:val="center"/>
          <w:ins w:id="726" w:author="Tredouxhome" w:date="2014-11-06T10:04:00Z"/>
        </w:trPr>
        <w:tc>
          <w:tcPr>
            <w:tcW w:w="3317" w:type="pct"/>
          </w:tcPr>
          <w:p w14:paraId="32183AFD" w14:textId="5C21B865" w:rsidR="00CC1F52" w:rsidRPr="00842EE2" w:rsidRDefault="00CC1F52" w:rsidP="00CC1F52">
            <w:pPr>
              <w:tabs>
                <w:tab w:val="left" w:pos="1782"/>
                <w:tab w:val="left" w:pos="13089"/>
              </w:tabs>
              <w:spacing w:beforeLines="20" w:before="48" w:afterLines="20" w:after="48"/>
              <w:rPr>
                <w:ins w:id="727" w:author="Tredouxhome" w:date="2014-11-06T10:04:00Z"/>
              </w:rPr>
            </w:pPr>
            <w:ins w:id="728" w:author="Tredouxhome" w:date="2014-11-06T10:10:00Z">
              <w:r>
                <w:t>Threat</w:t>
              </w:r>
            </w:ins>
            <w:ins w:id="729" w:author="Tredouxhome" w:date="2014-11-06T10:04:00Z">
              <w:r>
                <w:tab/>
              </w:r>
              <w:r w:rsidRPr="00842EE2">
                <w:sym w:font="Wingdings" w:char="F0DF"/>
              </w:r>
              <w:r w:rsidRPr="00842EE2">
                <w:t xml:space="preserve"> </w:t>
              </w:r>
            </w:ins>
            <w:ins w:id="730" w:author="Tredouxhome" w:date="2014-11-06T10:10:00Z">
              <w:r>
                <w:t>Closeness</w:t>
              </w:r>
            </w:ins>
          </w:p>
        </w:tc>
        <w:tc>
          <w:tcPr>
            <w:tcW w:w="875" w:type="pct"/>
          </w:tcPr>
          <w:p w14:paraId="669BB7C7" w14:textId="2F7B3455" w:rsidR="00CC1F52" w:rsidRPr="00842EE2" w:rsidRDefault="00CC1F52" w:rsidP="00076130">
            <w:pPr>
              <w:tabs>
                <w:tab w:val="decimal" w:pos="113"/>
              </w:tabs>
              <w:spacing w:beforeLines="20" w:before="48" w:afterLines="20" w:after="48"/>
              <w:jc w:val="center"/>
              <w:rPr>
                <w:ins w:id="731" w:author="Tredouxhome" w:date="2014-11-06T10:04:00Z"/>
              </w:rPr>
              <w:pPrChange w:id="732" w:author="Colin Tredoux" w:date="2014-11-11T16:00:00Z">
                <w:pPr>
                  <w:tabs>
                    <w:tab w:val="left" w:pos="13089"/>
                  </w:tabs>
                  <w:spacing w:beforeLines="20" w:before="48" w:afterLines="20" w:after="48"/>
                  <w:jc w:val="center"/>
                </w:pPr>
              </w:pPrChange>
            </w:pPr>
            <w:ins w:id="733" w:author="Tredouxhome" w:date="2014-11-06T10:04:00Z">
              <w:r>
                <w:t>.</w:t>
              </w:r>
            </w:ins>
            <w:ins w:id="734" w:author="Tredouxhome" w:date="2014-11-06T10:10:00Z">
              <w:r>
                <w:t>70</w:t>
              </w:r>
            </w:ins>
            <w:ins w:id="735" w:author="Tredouxhome" w:date="2014-11-06T10:04:00Z">
              <w:r>
                <w:t xml:space="preserve"> (.</w:t>
              </w:r>
            </w:ins>
            <w:ins w:id="736" w:author="Tredouxhome" w:date="2014-11-06T10:10:00Z">
              <w:r>
                <w:t>1</w:t>
              </w:r>
            </w:ins>
            <w:ins w:id="737" w:author="Colin Tredoux" w:date="2014-11-11T16:00:00Z">
              <w:r w:rsidR="00076130">
                <w:t>5</w:t>
              </w:r>
            </w:ins>
            <w:ins w:id="738" w:author="Tredouxhome" w:date="2014-11-06T10:04:00Z">
              <w:del w:id="739" w:author="Colin Tredoux" w:date="2014-11-11T16:00:00Z">
                <w:r w:rsidDel="00076130">
                  <w:delText>4</w:delText>
                </w:r>
              </w:del>
              <w:r>
                <w:t>)</w:t>
              </w:r>
            </w:ins>
          </w:p>
        </w:tc>
        <w:tc>
          <w:tcPr>
            <w:tcW w:w="808" w:type="pct"/>
          </w:tcPr>
          <w:p w14:paraId="7EE62C26" w14:textId="75FD0AD1" w:rsidR="00CC1F52" w:rsidRPr="00842EE2" w:rsidRDefault="00CC1F52" w:rsidP="00335E3F">
            <w:pPr>
              <w:tabs>
                <w:tab w:val="decimal" w:pos="113"/>
              </w:tabs>
              <w:spacing w:beforeLines="20" w:before="48" w:afterLines="20" w:after="48"/>
              <w:jc w:val="center"/>
              <w:rPr>
                <w:ins w:id="740" w:author="Tredouxhome" w:date="2014-11-06T10:04:00Z"/>
              </w:rPr>
              <w:pPrChange w:id="741" w:author="Colin Tredoux" w:date="2014-11-11T11:25:00Z">
                <w:pPr>
                  <w:tabs>
                    <w:tab w:val="decimal" w:pos="113"/>
                  </w:tabs>
                </w:pPr>
              </w:pPrChange>
            </w:pPr>
            <w:ins w:id="742" w:author="Tredouxhome" w:date="2014-11-06T10:04:00Z">
              <w:r>
                <w:tab/>
                <w:t>.</w:t>
              </w:r>
            </w:ins>
            <w:ins w:id="743" w:author="Tredouxhome" w:date="2014-11-06T10:14:00Z">
              <w:r>
                <w:t>001</w:t>
              </w:r>
            </w:ins>
          </w:p>
        </w:tc>
      </w:tr>
      <w:tr w:rsidR="00CC1F52" w:rsidRPr="00842EE2" w14:paraId="3CB0CD00" w14:textId="77777777" w:rsidTr="00CC1F52">
        <w:trPr>
          <w:jc w:val="center"/>
          <w:ins w:id="744" w:author="Tredouxhome" w:date="2014-11-06T10:04:00Z"/>
        </w:trPr>
        <w:tc>
          <w:tcPr>
            <w:tcW w:w="3317" w:type="pct"/>
          </w:tcPr>
          <w:p w14:paraId="0E56FA6B" w14:textId="144496AB" w:rsidR="00CC1F52" w:rsidRPr="00842EE2" w:rsidRDefault="00CC1F52" w:rsidP="00CC1F52">
            <w:pPr>
              <w:tabs>
                <w:tab w:val="left" w:pos="1782"/>
                <w:tab w:val="left" w:pos="13089"/>
              </w:tabs>
              <w:spacing w:beforeLines="20" w:before="48" w:afterLines="20" w:after="48"/>
              <w:rPr>
                <w:ins w:id="745" w:author="Tredouxhome" w:date="2014-11-06T10:04:00Z"/>
              </w:rPr>
            </w:pPr>
            <w:ins w:id="746" w:author="Tredouxhome" w:date="2014-11-06T10:11:00Z">
              <w:r>
                <w:t>Empathy</w:t>
              </w:r>
            </w:ins>
            <w:ins w:id="747" w:author="Tredouxhome" w:date="2014-11-06T10:04:00Z">
              <w:r>
                <w:tab/>
              </w:r>
              <w:r w:rsidRPr="00842EE2">
                <w:sym w:font="Wingdings" w:char="F0DF"/>
              </w:r>
              <w:r w:rsidRPr="00842EE2">
                <w:t xml:space="preserve"> Contact </w:t>
              </w:r>
            </w:ins>
            <w:ins w:id="748" w:author="Tredouxhome" w:date="2014-11-06T10:13:00Z">
              <w:r>
                <w:t>q</w:t>
              </w:r>
            </w:ins>
            <w:ins w:id="749" w:author="Tredouxhome" w:date="2014-11-06T10:04:00Z">
              <w:r w:rsidRPr="00842EE2">
                <w:t xml:space="preserve">uality </w:t>
              </w:r>
            </w:ins>
          </w:p>
        </w:tc>
        <w:tc>
          <w:tcPr>
            <w:tcW w:w="875" w:type="pct"/>
          </w:tcPr>
          <w:p w14:paraId="39D19C49" w14:textId="36FFD199" w:rsidR="00CC1F52" w:rsidRPr="00842EE2" w:rsidRDefault="00CC1F52">
            <w:pPr>
              <w:tabs>
                <w:tab w:val="decimal" w:pos="113"/>
              </w:tabs>
              <w:spacing w:beforeLines="20" w:before="48" w:afterLines="20" w:after="48"/>
              <w:jc w:val="center"/>
              <w:rPr>
                <w:ins w:id="750" w:author="Tredouxhome" w:date="2014-11-06T10:04:00Z"/>
              </w:rPr>
              <w:pPrChange w:id="751" w:author="Tredouxhome" w:date="2014-11-06T10:16:00Z">
                <w:pPr>
                  <w:tabs>
                    <w:tab w:val="left" w:pos="13089"/>
                  </w:tabs>
                  <w:spacing w:beforeLines="20" w:before="48" w:afterLines="20" w:after="48"/>
                  <w:jc w:val="center"/>
                </w:pPr>
              </w:pPrChange>
            </w:pPr>
            <w:ins w:id="752" w:author="Tredouxhome" w:date="2014-11-06T10:04:00Z">
              <w:r>
                <w:t>.2</w:t>
              </w:r>
            </w:ins>
            <w:ins w:id="753" w:author="Tredouxhome" w:date="2014-11-06T10:11:00Z">
              <w:r>
                <w:t>3</w:t>
              </w:r>
            </w:ins>
            <w:ins w:id="754" w:author="Tredouxhome" w:date="2014-11-06T10:04:00Z">
              <w:r>
                <w:t xml:space="preserve"> (.0</w:t>
              </w:r>
            </w:ins>
            <w:ins w:id="755" w:author="Tredouxhome" w:date="2014-11-06T10:11:00Z">
              <w:r>
                <w:t>5</w:t>
              </w:r>
            </w:ins>
            <w:ins w:id="756" w:author="Tredouxhome" w:date="2014-11-06T10:04:00Z">
              <w:r>
                <w:t xml:space="preserve">) </w:t>
              </w:r>
            </w:ins>
          </w:p>
        </w:tc>
        <w:tc>
          <w:tcPr>
            <w:tcW w:w="808" w:type="pct"/>
          </w:tcPr>
          <w:p w14:paraId="396565F3" w14:textId="77777777" w:rsidR="00CC1F52" w:rsidRPr="00842EE2" w:rsidRDefault="00CC1F52" w:rsidP="00335E3F">
            <w:pPr>
              <w:tabs>
                <w:tab w:val="decimal" w:pos="113"/>
              </w:tabs>
              <w:spacing w:beforeLines="20" w:before="48" w:afterLines="20" w:after="48"/>
              <w:jc w:val="center"/>
              <w:rPr>
                <w:ins w:id="757" w:author="Tredouxhome" w:date="2014-11-06T10:04:00Z"/>
              </w:rPr>
              <w:pPrChange w:id="758" w:author="Colin Tredoux" w:date="2014-11-11T11:25:00Z">
                <w:pPr>
                  <w:tabs>
                    <w:tab w:val="decimal" w:pos="113"/>
                  </w:tabs>
                </w:pPr>
              </w:pPrChange>
            </w:pPr>
            <w:ins w:id="759" w:author="Tredouxhome" w:date="2014-11-06T10:04:00Z">
              <w:r>
                <w:tab/>
              </w:r>
              <w:r w:rsidRPr="00842EE2">
                <w:t>.001</w:t>
              </w:r>
            </w:ins>
          </w:p>
        </w:tc>
      </w:tr>
      <w:tr w:rsidR="00CC1F52" w:rsidRPr="00842EE2" w14:paraId="01C111A3" w14:textId="77777777" w:rsidTr="00CC1F52">
        <w:trPr>
          <w:jc w:val="center"/>
          <w:ins w:id="760" w:author="Tredouxhome" w:date="2014-11-06T10:04:00Z"/>
        </w:trPr>
        <w:tc>
          <w:tcPr>
            <w:tcW w:w="3317" w:type="pct"/>
          </w:tcPr>
          <w:p w14:paraId="65B553F6" w14:textId="65FBFC55" w:rsidR="00CC1F52" w:rsidRPr="00842EE2" w:rsidRDefault="00CC1F52" w:rsidP="00CC1F52">
            <w:pPr>
              <w:tabs>
                <w:tab w:val="left" w:pos="1782"/>
                <w:tab w:val="left" w:pos="13089"/>
              </w:tabs>
              <w:spacing w:beforeLines="20" w:before="48" w:afterLines="20" w:after="48"/>
              <w:rPr>
                <w:ins w:id="761" w:author="Tredouxhome" w:date="2014-11-06T10:04:00Z"/>
              </w:rPr>
            </w:pPr>
            <w:ins w:id="762" w:author="Tredouxhome" w:date="2014-11-06T10:11:00Z">
              <w:r>
                <w:t>Contact avoidance</w:t>
              </w:r>
            </w:ins>
            <w:ins w:id="763" w:author="Tredouxhome" w:date="2014-11-06T10:04:00Z">
              <w:r>
                <w:tab/>
              </w:r>
              <w:r w:rsidRPr="00842EE2">
                <w:sym w:font="Wingdings" w:char="F0DF"/>
              </w:r>
              <w:r w:rsidRPr="00842EE2">
                <w:t xml:space="preserve"> </w:t>
              </w:r>
            </w:ins>
            <w:ins w:id="764" w:author="Tredouxhome" w:date="2014-11-06T10:11:00Z">
              <w:r>
                <w:t>Threat</w:t>
              </w:r>
            </w:ins>
          </w:p>
        </w:tc>
        <w:tc>
          <w:tcPr>
            <w:tcW w:w="875" w:type="pct"/>
          </w:tcPr>
          <w:p w14:paraId="7862F1D6" w14:textId="5C1392D4" w:rsidR="00CC1F52" w:rsidRPr="00842EE2" w:rsidRDefault="00CC1F52">
            <w:pPr>
              <w:tabs>
                <w:tab w:val="decimal" w:pos="113"/>
              </w:tabs>
              <w:spacing w:beforeLines="20" w:before="48" w:afterLines="20" w:after="48"/>
              <w:jc w:val="center"/>
              <w:rPr>
                <w:ins w:id="765" w:author="Tredouxhome" w:date="2014-11-06T10:04:00Z"/>
              </w:rPr>
              <w:pPrChange w:id="766" w:author="Tredouxhome" w:date="2014-11-06T10:16:00Z">
                <w:pPr>
                  <w:tabs>
                    <w:tab w:val="left" w:pos="13089"/>
                  </w:tabs>
                  <w:spacing w:beforeLines="20" w:before="48" w:afterLines="20" w:after="48"/>
                  <w:jc w:val="center"/>
                </w:pPr>
              </w:pPrChange>
            </w:pPr>
            <w:ins w:id="767" w:author="Tredouxhome" w:date="2014-11-06T10:04:00Z">
              <w:r>
                <w:t>.</w:t>
              </w:r>
            </w:ins>
            <w:ins w:id="768" w:author="Tredouxhome" w:date="2014-11-06T10:11:00Z">
              <w:r>
                <w:t>67</w:t>
              </w:r>
            </w:ins>
            <w:ins w:id="769" w:author="Tredouxhome" w:date="2014-11-06T10:04:00Z">
              <w:r>
                <w:t xml:space="preserve"> (.1</w:t>
              </w:r>
            </w:ins>
            <w:ins w:id="770" w:author="Tredouxhome" w:date="2014-11-06T10:11:00Z">
              <w:r>
                <w:t>0</w:t>
              </w:r>
            </w:ins>
            <w:ins w:id="771" w:author="Tredouxhome" w:date="2014-11-06T10:04:00Z">
              <w:r>
                <w:t>)</w:t>
              </w:r>
            </w:ins>
          </w:p>
        </w:tc>
        <w:tc>
          <w:tcPr>
            <w:tcW w:w="808" w:type="pct"/>
          </w:tcPr>
          <w:p w14:paraId="06E4870C" w14:textId="1E6724D7" w:rsidR="00CC1F52" w:rsidRPr="00842EE2" w:rsidRDefault="00CC1F52" w:rsidP="00335E3F">
            <w:pPr>
              <w:tabs>
                <w:tab w:val="decimal" w:pos="113"/>
              </w:tabs>
              <w:spacing w:beforeLines="20" w:before="48" w:afterLines="20" w:after="48"/>
              <w:jc w:val="center"/>
              <w:rPr>
                <w:ins w:id="772" w:author="Tredouxhome" w:date="2014-11-06T10:04:00Z"/>
              </w:rPr>
              <w:pPrChange w:id="773" w:author="Colin Tredoux" w:date="2014-11-11T11:25:00Z">
                <w:pPr>
                  <w:tabs>
                    <w:tab w:val="decimal" w:pos="113"/>
                  </w:tabs>
                </w:pPr>
              </w:pPrChange>
            </w:pPr>
            <w:ins w:id="774" w:author="Tredouxhome" w:date="2014-11-06T10:04:00Z">
              <w:r>
                <w:tab/>
                <w:t>.</w:t>
              </w:r>
            </w:ins>
            <w:ins w:id="775" w:author="Tredouxhome" w:date="2014-11-06T10:14:00Z">
              <w:r>
                <w:t>001</w:t>
              </w:r>
            </w:ins>
          </w:p>
        </w:tc>
      </w:tr>
      <w:tr w:rsidR="00CC1F52" w:rsidRPr="00842EE2" w14:paraId="22808153" w14:textId="77777777" w:rsidTr="00CC1F52">
        <w:trPr>
          <w:jc w:val="center"/>
          <w:ins w:id="776" w:author="Tredouxhome" w:date="2014-11-06T10:04:00Z"/>
        </w:trPr>
        <w:tc>
          <w:tcPr>
            <w:tcW w:w="3317" w:type="pct"/>
          </w:tcPr>
          <w:p w14:paraId="66CE53C2" w14:textId="2CFE71D4" w:rsidR="00CC1F52" w:rsidRPr="00842EE2" w:rsidRDefault="00CC1F52" w:rsidP="00CC1F52">
            <w:pPr>
              <w:tabs>
                <w:tab w:val="left" w:pos="1782"/>
                <w:tab w:val="left" w:pos="13089"/>
              </w:tabs>
              <w:spacing w:beforeLines="20" w:before="48" w:afterLines="20" w:after="48"/>
              <w:rPr>
                <w:ins w:id="777" w:author="Tredouxhome" w:date="2014-11-06T10:04:00Z"/>
              </w:rPr>
            </w:pPr>
            <w:ins w:id="778" w:author="Tredouxhome" w:date="2014-11-06T10:12:00Z">
              <w:r>
                <w:t>Contact avoidance</w:t>
              </w:r>
            </w:ins>
            <w:ins w:id="779" w:author="Tredouxhome" w:date="2014-11-06T10:04:00Z">
              <w:r>
                <w:tab/>
              </w:r>
              <w:r w:rsidRPr="00842EE2">
                <w:sym w:font="Wingdings" w:char="F0DF"/>
              </w:r>
              <w:r w:rsidRPr="00842EE2">
                <w:t xml:space="preserve"> Contact </w:t>
              </w:r>
            </w:ins>
            <w:ins w:id="780" w:author="Tredouxhome" w:date="2014-11-06T10:13:00Z">
              <w:r>
                <w:t>q</w:t>
              </w:r>
            </w:ins>
            <w:ins w:id="781" w:author="Tredouxhome" w:date="2014-11-06T10:04:00Z">
              <w:r w:rsidRPr="00842EE2">
                <w:t>uality</w:t>
              </w:r>
            </w:ins>
          </w:p>
        </w:tc>
        <w:tc>
          <w:tcPr>
            <w:tcW w:w="875" w:type="pct"/>
          </w:tcPr>
          <w:p w14:paraId="14702681" w14:textId="604EC495" w:rsidR="00CC1F52" w:rsidRPr="00842EE2" w:rsidRDefault="00CC1F52">
            <w:pPr>
              <w:tabs>
                <w:tab w:val="decimal" w:pos="113"/>
              </w:tabs>
              <w:spacing w:beforeLines="20" w:before="48" w:afterLines="20" w:after="48"/>
              <w:jc w:val="center"/>
              <w:rPr>
                <w:ins w:id="782" w:author="Tredouxhome" w:date="2014-11-06T10:04:00Z"/>
              </w:rPr>
              <w:pPrChange w:id="783" w:author="Tredouxhome" w:date="2014-11-06T10:16:00Z">
                <w:pPr>
                  <w:tabs>
                    <w:tab w:val="left" w:pos="13089"/>
                  </w:tabs>
                  <w:spacing w:beforeLines="20" w:before="48" w:afterLines="20" w:after="48"/>
                  <w:jc w:val="center"/>
                </w:pPr>
              </w:pPrChange>
            </w:pPr>
            <w:ins w:id="784" w:author="Tredouxhome" w:date="2014-11-06T10:12:00Z">
              <w:r>
                <w:t>-</w:t>
              </w:r>
            </w:ins>
            <w:ins w:id="785" w:author="Tredouxhome" w:date="2014-11-06T10:04:00Z">
              <w:r>
                <w:t>.</w:t>
              </w:r>
            </w:ins>
            <w:ins w:id="786" w:author="Tredouxhome" w:date="2014-11-06T10:12:00Z">
              <w:r>
                <w:t>38</w:t>
              </w:r>
            </w:ins>
            <w:ins w:id="787" w:author="Tredouxhome" w:date="2014-11-06T10:04:00Z">
              <w:r>
                <w:t xml:space="preserve"> (.08)</w:t>
              </w:r>
            </w:ins>
          </w:p>
        </w:tc>
        <w:tc>
          <w:tcPr>
            <w:tcW w:w="808" w:type="pct"/>
          </w:tcPr>
          <w:p w14:paraId="2D81D1FF" w14:textId="78974575" w:rsidR="00CC1F52" w:rsidRPr="00842EE2" w:rsidRDefault="00CC1F52" w:rsidP="00335E3F">
            <w:pPr>
              <w:tabs>
                <w:tab w:val="decimal" w:pos="113"/>
              </w:tabs>
              <w:spacing w:beforeLines="20" w:before="48" w:afterLines="20" w:after="48"/>
              <w:jc w:val="center"/>
              <w:rPr>
                <w:ins w:id="788" w:author="Tredouxhome" w:date="2014-11-06T10:04:00Z"/>
              </w:rPr>
              <w:pPrChange w:id="789" w:author="Colin Tredoux" w:date="2014-11-11T11:25:00Z">
                <w:pPr>
                  <w:tabs>
                    <w:tab w:val="decimal" w:pos="113"/>
                  </w:tabs>
                </w:pPr>
              </w:pPrChange>
            </w:pPr>
            <w:ins w:id="790" w:author="Tredouxhome" w:date="2014-11-06T10:04:00Z">
              <w:r>
                <w:tab/>
                <w:t>.</w:t>
              </w:r>
            </w:ins>
            <w:ins w:id="791" w:author="Tredouxhome" w:date="2014-11-06T10:14:00Z">
              <w:r>
                <w:t>001</w:t>
              </w:r>
            </w:ins>
          </w:p>
        </w:tc>
      </w:tr>
      <w:tr w:rsidR="00CC1F52" w:rsidRPr="00842EE2" w14:paraId="410CE686" w14:textId="77777777" w:rsidTr="00CC1F52">
        <w:trPr>
          <w:jc w:val="center"/>
          <w:ins w:id="792" w:author="Tredouxhome" w:date="2014-11-06T10:04:00Z"/>
        </w:trPr>
        <w:tc>
          <w:tcPr>
            <w:tcW w:w="3317" w:type="pct"/>
          </w:tcPr>
          <w:p w14:paraId="36EE1EFA" w14:textId="5D17F17A" w:rsidR="00CC1F52" w:rsidRPr="00842EE2" w:rsidRDefault="00CC1F52" w:rsidP="00CC1F52">
            <w:pPr>
              <w:tabs>
                <w:tab w:val="left" w:pos="1782"/>
                <w:tab w:val="left" w:pos="13089"/>
              </w:tabs>
              <w:spacing w:beforeLines="20" w:before="48" w:afterLines="20" w:after="48"/>
              <w:rPr>
                <w:ins w:id="793" w:author="Tredouxhome" w:date="2014-11-06T10:04:00Z"/>
              </w:rPr>
            </w:pPr>
            <w:ins w:id="794" w:author="Tredouxhome" w:date="2014-11-06T10:12:00Z">
              <w:r>
                <w:t>Prejudice</w:t>
              </w:r>
            </w:ins>
            <w:ins w:id="795" w:author="Tredouxhome" w:date="2014-11-06T10:04:00Z">
              <w:r>
                <w:tab/>
              </w:r>
              <w:r w:rsidRPr="00842EE2">
                <w:sym w:font="Wingdings" w:char="F0DF"/>
              </w:r>
              <w:r w:rsidRPr="00842EE2">
                <w:t xml:space="preserve"> </w:t>
              </w:r>
            </w:ins>
            <w:ins w:id="796" w:author="Tredouxhome" w:date="2014-11-06T10:12:00Z">
              <w:r>
                <w:t xml:space="preserve">Contact </w:t>
              </w:r>
            </w:ins>
            <w:ins w:id="797" w:author="Tredouxhome" w:date="2014-11-06T10:13:00Z">
              <w:r>
                <w:t>q</w:t>
              </w:r>
            </w:ins>
            <w:ins w:id="798" w:author="Tredouxhome" w:date="2014-11-06T10:12:00Z">
              <w:r>
                <w:t>uantity</w:t>
              </w:r>
            </w:ins>
          </w:p>
        </w:tc>
        <w:tc>
          <w:tcPr>
            <w:tcW w:w="875" w:type="pct"/>
          </w:tcPr>
          <w:p w14:paraId="68271DC8" w14:textId="0F3B3504" w:rsidR="00CC1F52" w:rsidRPr="00842EE2" w:rsidRDefault="00CC1F52" w:rsidP="00076130">
            <w:pPr>
              <w:tabs>
                <w:tab w:val="decimal" w:pos="113"/>
              </w:tabs>
              <w:spacing w:beforeLines="20" w:before="48" w:afterLines="20" w:after="48"/>
              <w:jc w:val="center"/>
              <w:rPr>
                <w:ins w:id="799" w:author="Tredouxhome" w:date="2014-11-06T10:04:00Z"/>
              </w:rPr>
              <w:pPrChange w:id="800" w:author="Colin Tredoux" w:date="2014-11-11T16:00:00Z">
                <w:pPr>
                  <w:tabs>
                    <w:tab w:val="left" w:pos="13089"/>
                  </w:tabs>
                  <w:spacing w:beforeLines="20" w:before="48" w:afterLines="20" w:after="48"/>
                  <w:jc w:val="center"/>
                </w:pPr>
              </w:pPrChange>
            </w:pPr>
            <w:ins w:id="801" w:author="Tredouxhome" w:date="2014-11-06T10:13:00Z">
              <w:r>
                <w:t>-</w:t>
              </w:r>
            </w:ins>
            <w:ins w:id="802" w:author="Tredouxhome" w:date="2014-11-06T10:04:00Z">
              <w:r>
                <w:t>.</w:t>
              </w:r>
            </w:ins>
            <w:ins w:id="803" w:author="Tredouxhome" w:date="2014-11-06T10:13:00Z">
              <w:del w:id="804" w:author="Colin Tredoux" w:date="2014-11-11T16:00:00Z">
                <w:r w:rsidDel="00076130">
                  <w:delText>44</w:delText>
                </w:r>
              </w:del>
            </w:ins>
            <w:ins w:id="805" w:author="Colin Tredoux" w:date="2014-11-11T16:00:00Z">
              <w:r w:rsidR="00076130">
                <w:t>30</w:t>
              </w:r>
            </w:ins>
            <w:ins w:id="806" w:author="Tredouxhome" w:date="2014-11-06T10:04:00Z">
              <w:r>
                <w:t xml:space="preserve"> (.</w:t>
              </w:r>
            </w:ins>
            <w:ins w:id="807" w:author="Tredouxhome" w:date="2014-11-06T10:13:00Z">
              <w:del w:id="808" w:author="Colin Tredoux" w:date="2014-11-11T16:00:00Z">
                <w:r w:rsidDel="00076130">
                  <w:delText>09</w:delText>
                </w:r>
              </w:del>
            </w:ins>
            <w:ins w:id="809" w:author="Colin Tredoux" w:date="2014-11-11T16:00:00Z">
              <w:r w:rsidR="00076130">
                <w:t>10</w:t>
              </w:r>
            </w:ins>
            <w:ins w:id="810" w:author="Tredouxhome" w:date="2014-11-06T10:04:00Z">
              <w:r>
                <w:t>)</w:t>
              </w:r>
            </w:ins>
          </w:p>
        </w:tc>
        <w:tc>
          <w:tcPr>
            <w:tcW w:w="808" w:type="pct"/>
          </w:tcPr>
          <w:p w14:paraId="3FAE6E01" w14:textId="5E509FEC" w:rsidR="00CC1F52" w:rsidRPr="00842EE2" w:rsidRDefault="00CC1F52" w:rsidP="00335E3F">
            <w:pPr>
              <w:tabs>
                <w:tab w:val="decimal" w:pos="113"/>
              </w:tabs>
              <w:spacing w:beforeLines="20" w:before="48" w:afterLines="20" w:after="48"/>
              <w:jc w:val="center"/>
              <w:rPr>
                <w:ins w:id="811" w:author="Tredouxhome" w:date="2014-11-06T10:04:00Z"/>
              </w:rPr>
              <w:pPrChange w:id="812" w:author="Colin Tredoux" w:date="2014-11-11T11:25:00Z">
                <w:pPr>
                  <w:tabs>
                    <w:tab w:val="decimal" w:pos="113"/>
                  </w:tabs>
                </w:pPr>
              </w:pPrChange>
            </w:pPr>
            <w:ins w:id="813" w:author="Tredouxhome" w:date="2014-11-06T10:04:00Z">
              <w:r>
                <w:tab/>
                <w:t>.</w:t>
              </w:r>
            </w:ins>
            <w:ins w:id="814" w:author="Tredouxhome" w:date="2014-11-06T10:14:00Z">
              <w:r>
                <w:t>001</w:t>
              </w:r>
            </w:ins>
          </w:p>
        </w:tc>
      </w:tr>
      <w:tr w:rsidR="00CC1F52" w:rsidRPr="00842EE2" w14:paraId="10D5BF13" w14:textId="77777777" w:rsidTr="00CC1F52">
        <w:trPr>
          <w:jc w:val="center"/>
          <w:ins w:id="815" w:author="Tredouxhome" w:date="2014-11-06T10:04:00Z"/>
        </w:trPr>
        <w:tc>
          <w:tcPr>
            <w:tcW w:w="3317" w:type="pct"/>
          </w:tcPr>
          <w:p w14:paraId="26F47B79" w14:textId="511E5570" w:rsidR="00CC1F52" w:rsidRPr="00842EE2" w:rsidRDefault="00CC1F52" w:rsidP="00347073">
            <w:pPr>
              <w:tabs>
                <w:tab w:val="left" w:pos="1782"/>
                <w:tab w:val="left" w:pos="13089"/>
              </w:tabs>
              <w:spacing w:beforeLines="20" w:before="48" w:afterLines="20" w:after="48"/>
              <w:rPr>
                <w:ins w:id="816" w:author="Tredouxhome" w:date="2014-11-06T10:04:00Z"/>
              </w:rPr>
            </w:pPr>
            <w:ins w:id="817" w:author="Tredouxhome" w:date="2014-11-06T10:12:00Z">
              <w:r>
                <w:t>Prejudice</w:t>
              </w:r>
            </w:ins>
            <w:ins w:id="818" w:author="Tredouxhome" w:date="2014-11-06T10:04:00Z">
              <w:r>
                <w:tab/>
              </w:r>
              <w:r w:rsidRPr="00842EE2">
                <w:sym w:font="Wingdings" w:char="F0DF"/>
              </w:r>
              <w:r w:rsidRPr="00842EE2">
                <w:t xml:space="preserve"> </w:t>
              </w:r>
            </w:ins>
            <w:ins w:id="819" w:author="Tredouxhome" w:date="2014-11-06T10:13:00Z">
              <w:r>
                <w:t>Contact avoidance</w:t>
              </w:r>
            </w:ins>
          </w:p>
        </w:tc>
        <w:tc>
          <w:tcPr>
            <w:tcW w:w="875" w:type="pct"/>
          </w:tcPr>
          <w:p w14:paraId="0C318DCD" w14:textId="6D6D9831" w:rsidR="00CC1F52" w:rsidRPr="00842EE2" w:rsidRDefault="00CC1F52">
            <w:pPr>
              <w:tabs>
                <w:tab w:val="decimal" w:pos="113"/>
              </w:tabs>
              <w:spacing w:beforeLines="20" w:before="48" w:afterLines="20" w:after="48"/>
              <w:jc w:val="center"/>
              <w:rPr>
                <w:ins w:id="820" w:author="Tredouxhome" w:date="2014-11-06T10:04:00Z"/>
              </w:rPr>
              <w:pPrChange w:id="821" w:author="Tredouxhome" w:date="2014-11-06T10:16:00Z">
                <w:pPr>
                  <w:tabs>
                    <w:tab w:val="left" w:pos="13089"/>
                  </w:tabs>
                  <w:spacing w:beforeLines="20" w:before="48" w:afterLines="20" w:after="48"/>
                  <w:jc w:val="center"/>
                </w:pPr>
              </w:pPrChange>
            </w:pPr>
            <w:ins w:id="822" w:author="Tredouxhome" w:date="2014-11-06T10:04:00Z">
              <w:r>
                <w:t>.</w:t>
              </w:r>
            </w:ins>
            <w:ins w:id="823" w:author="Colin Tredoux" w:date="2014-11-11T16:00:00Z">
              <w:r w:rsidR="00076130">
                <w:t>17</w:t>
              </w:r>
            </w:ins>
            <w:ins w:id="824" w:author="Tredouxhome" w:date="2014-11-06T10:04:00Z">
              <w:del w:id="825" w:author="Colin Tredoux" w:date="2014-11-11T16:00:00Z">
                <w:r w:rsidDel="00076130">
                  <w:delText>2</w:delText>
                </w:r>
              </w:del>
            </w:ins>
            <w:ins w:id="826" w:author="Tredouxhome" w:date="2014-11-06T10:13:00Z">
              <w:del w:id="827" w:author="Colin Tredoux" w:date="2014-11-11T16:00:00Z">
                <w:r w:rsidDel="00076130">
                  <w:delText>2</w:delText>
                </w:r>
              </w:del>
            </w:ins>
            <w:ins w:id="828" w:author="Tredouxhome" w:date="2014-11-06T10:04:00Z">
              <w:r>
                <w:t xml:space="preserve"> (.</w:t>
              </w:r>
            </w:ins>
            <w:ins w:id="829" w:author="Tredouxhome" w:date="2014-11-06T10:13:00Z">
              <w:r>
                <w:t>07</w:t>
              </w:r>
            </w:ins>
            <w:ins w:id="830" w:author="Tredouxhome" w:date="2014-11-06T10:04:00Z">
              <w:r>
                <w:t>)</w:t>
              </w:r>
            </w:ins>
          </w:p>
        </w:tc>
        <w:tc>
          <w:tcPr>
            <w:tcW w:w="808" w:type="pct"/>
          </w:tcPr>
          <w:p w14:paraId="6419B7D4" w14:textId="5F7A1413" w:rsidR="00CC1F52" w:rsidRPr="00842EE2" w:rsidRDefault="00CC1F52" w:rsidP="00076130">
            <w:pPr>
              <w:tabs>
                <w:tab w:val="decimal" w:pos="113"/>
              </w:tabs>
              <w:spacing w:beforeLines="20" w:before="48" w:afterLines="20" w:after="48"/>
              <w:jc w:val="center"/>
              <w:rPr>
                <w:ins w:id="831" w:author="Tredouxhome" w:date="2014-11-06T10:04:00Z"/>
              </w:rPr>
              <w:pPrChange w:id="832" w:author="Colin Tredoux" w:date="2014-11-11T16:01:00Z">
                <w:pPr>
                  <w:tabs>
                    <w:tab w:val="decimal" w:pos="113"/>
                  </w:tabs>
                </w:pPr>
              </w:pPrChange>
            </w:pPr>
            <w:ins w:id="833" w:author="Tredouxhome" w:date="2014-11-06T10:04:00Z">
              <w:r>
                <w:tab/>
              </w:r>
              <w:r w:rsidRPr="00842EE2">
                <w:t>.</w:t>
              </w:r>
            </w:ins>
            <w:ins w:id="834" w:author="Colin Tredoux" w:date="2014-11-11T11:24:00Z">
              <w:r w:rsidR="00335E3F">
                <w:t>00</w:t>
              </w:r>
            </w:ins>
            <w:ins w:id="835" w:author="Tredouxhome" w:date="2014-11-06T10:14:00Z">
              <w:r>
                <w:t>1</w:t>
              </w:r>
            </w:ins>
          </w:p>
        </w:tc>
      </w:tr>
      <w:tr w:rsidR="001572BB" w:rsidRPr="00842EE2" w14:paraId="57D51947" w14:textId="77777777" w:rsidTr="002E269F">
        <w:trPr>
          <w:trHeight w:val="241"/>
          <w:jc w:val="center"/>
          <w:ins w:id="836" w:author="Colin Tredoux" w:date="2014-11-11T15:24:00Z"/>
        </w:trPr>
        <w:tc>
          <w:tcPr>
            <w:tcW w:w="3317" w:type="pct"/>
          </w:tcPr>
          <w:p w14:paraId="4EDD9603" w14:textId="361FBDD1" w:rsidR="001572BB" w:rsidRDefault="001572BB" w:rsidP="001572BB">
            <w:pPr>
              <w:tabs>
                <w:tab w:val="left" w:pos="1782"/>
                <w:tab w:val="left" w:pos="13089"/>
              </w:tabs>
              <w:spacing w:beforeLines="20" w:before="48" w:afterLines="20" w:after="48"/>
              <w:rPr>
                <w:ins w:id="837" w:author="Colin Tredoux" w:date="2014-11-11T15:24:00Z"/>
              </w:rPr>
              <w:pPrChange w:id="838" w:author="Colin Tredoux" w:date="2014-11-11T15:24:00Z">
                <w:pPr>
                  <w:tabs>
                    <w:tab w:val="left" w:pos="1782"/>
                    <w:tab w:val="left" w:pos="13089"/>
                  </w:tabs>
                  <w:spacing w:beforeLines="20" w:before="48" w:afterLines="20" w:after="48"/>
                </w:pPr>
              </w:pPrChange>
            </w:pPr>
            <w:ins w:id="839" w:author="Colin Tredoux" w:date="2014-11-11T15:24:00Z">
              <w:r>
                <w:t>Prejudice</w:t>
              </w:r>
              <w:r>
                <w:tab/>
              </w:r>
              <w:r w:rsidRPr="00842EE2">
                <w:sym w:font="Wingdings" w:char="F0DF"/>
              </w:r>
              <w:r w:rsidRPr="00842EE2">
                <w:t xml:space="preserve"> </w:t>
              </w:r>
              <w:r>
                <w:t>Contact quality</w:t>
              </w:r>
            </w:ins>
          </w:p>
        </w:tc>
        <w:tc>
          <w:tcPr>
            <w:tcW w:w="875" w:type="pct"/>
          </w:tcPr>
          <w:p w14:paraId="25D0C520" w14:textId="283BD0E4" w:rsidR="001572BB" w:rsidRDefault="001572BB" w:rsidP="00076130">
            <w:pPr>
              <w:tabs>
                <w:tab w:val="decimal" w:pos="113"/>
              </w:tabs>
              <w:spacing w:beforeLines="20" w:before="48" w:afterLines="20" w:after="48"/>
              <w:jc w:val="center"/>
              <w:rPr>
                <w:ins w:id="840" w:author="Colin Tredoux" w:date="2014-11-11T15:24:00Z"/>
              </w:rPr>
              <w:pPrChange w:id="841" w:author="Colin Tredoux" w:date="2014-11-11T16:01:00Z">
                <w:pPr>
                  <w:tabs>
                    <w:tab w:val="decimal" w:pos="113"/>
                  </w:tabs>
                  <w:spacing w:beforeLines="20" w:before="48" w:afterLines="20" w:after="48"/>
                  <w:jc w:val="center"/>
                </w:pPr>
              </w:pPrChange>
            </w:pPr>
            <w:ins w:id="842" w:author="Colin Tredoux" w:date="2014-11-11T15:24:00Z">
              <w:r>
                <w:t>-</w:t>
              </w:r>
            </w:ins>
            <w:ins w:id="843" w:author="Colin Tredoux" w:date="2014-11-11T16:01:00Z">
              <w:r w:rsidR="00076130">
                <w:t>.24</w:t>
              </w:r>
            </w:ins>
            <w:ins w:id="844" w:author="Colin Tredoux" w:date="2014-11-11T15:24:00Z">
              <w:r>
                <w:t xml:space="preserve"> (.</w:t>
              </w:r>
            </w:ins>
            <w:ins w:id="845" w:author="Colin Tredoux" w:date="2014-11-11T16:01:00Z">
              <w:r w:rsidR="00076130">
                <w:t>10</w:t>
              </w:r>
            </w:ins>
            <w:ins w:id="846" w:author="Colin Tredoux" w:date="2014-11-11T15:24:00Z">
              <w:r>
                <w:t>)</w:t>
              </w:r>
            </w:ins>
          </w:p>
        </w:tc>
        <w:tc>
          <w:tcPr>
            <w:tcW w:w="808" w:type="pct"/>
          </w:tcPr>
          <w:p w14:paraId="5527181E" w14:textId="34ECE350" w:rsidR="001572BB" w:rsidRDefault="001572BB" w:rsidP="00076130">
            <w:pPr>
              <w:tabs>
                <w:tab w:val="decimal" w:pos="113"/>
              </w:tabs>
              <w:spacing w:beforeLines="20" w:before="48" w:afterLines="20" w:after="48"/>
              <w:jc w:val="center"/>
              <w:rPr>
                <w:ins w:id="847" w:author="Colin Tredoux" w:date="2014-11-11T15:24:00Z"/>
              </w:rPr>
              <w:pPrChange w:id="848" w:author="Colin Tredoux" w:date="2014-11-11T16:01:00Z">
                <w:pPr>
                  <w:tabs>
                    <w:tab w:val="decimal" w:pos="113"/>
                  </w:tabs>
                </w:pPr>
              </w:pPrChange>
            </w:pPr>
            <w:ins w:id="849" w:author="Colin Tredoux" w:date="2014-11-11T15:24:00Z">
              <w:r>
                <w:tab/>
              </w:r>
              <w:r w:rsidRPr="00842EE2">
                <w:t>.</w:t>
              </w:r>
              <w:r>
                <w:t>001</w:t>
              </w:r>
            </w:ins>
          </w:p>
        </w:tc>
      </w:tr>
      <w:tr w:rsidR="001572BB" w:rsidRPr="00842EE2" w14:paraId="650EF9D9" w14:textId="77777777" w:rsidTr="002E269F">
        <w:tblPrEx>
          <w:tblW w:w="3325" w:type="pct"/>
          <w:jc w:val="center"/>
          <w:tblBorders>
            <w:left w:val="none" w:sz="0" w:space="0" w:color="auto"/>
            <w:right w:val="none" w:sz="0" w:space="0" w:color="auto"/>
            <w:insideH w:val="none" w:sz="0" w:space="0" w:color="auto"/>
            <w:insideV w:val="none" w:sz="0" w:space="0" w:color="auto"/>
          </w:tblBorders>
          <w:tblLayout w:type="fixed"/>
          <w:tblPrExChange w:id="850" w:author="Tredouxhome" w:date="2014-11-06T10:17:00Z">
            <w:tblPrEx>
              <w:tblW w:w="3325" w:type="pct"/>
              <w:jc w:val="center"/>
              <w:tblBorders>
                <w:left w:val="none" w:sz="0" w:space="0" w:color="auto"/>
                <w:right w:val="none" w:sz="0" w:space="0" w:color="auto"/>
                <w:insideH w:val="none" w:sz="0" w:space="0" w:color="auto"/>
                <w:insideV w:val="none" w:sz="0" w:space="0" w:color="auto"/>
              </w:tblBorders>
              <w:tblLayout w:type="fixed"/>
            </w:tblPrEx>
          </w:tblPrExChange>
        </w:tblPrEx>
        <w:trPr>
          <w:trHeight w:val="241"/>
          <w:jc w:val="center"/>
          <w:ins w:id="851" w:author="Tredouxhome" w:date="2014-11-06T10:17:00Z"/>
          <w:trPrChange w:id="852" w:author="Tredouxhome" w:date="2014-11-06T10:17:00Z">
            <w:trPr>
              <w:jc w:val="center"/>
            </w:trPr>
          </w:trPrChange>
        </w:trPr>
        <w:tc>
          <w:tcPr>
            <w:tcW w:w="3317" w:type="pct"/>
            <w:tcPrChange w:id="853" w:author="Tredouxhome" w:date="2014-11-06T10:17:00Z">
              <w:tcPr>
                <w:tcW w:w="3317" w:type="pct"/>
              </w:tcPr>
            </w:tcPrChange>
          </w:tcPr>
          <w:p w14:paraId="5A2DD4EB" w14:textId="77777777" w:rsidR="001572BB" w:rsidRDefault="001572BB" w:rsidP="001572BB">
            <w:pPr>
              <w:tabs>
                <w:tab w:val="left" w:pos="1782"/>
                <w:tab w:val="left" w:pos="13089"/>
              </w:tabs>
              <w:spacing w:beforeLines="20" w:before="48" w:afterLines="20" w:after="48"/>
              <w:rPr>
                <w:ins w:id="854" w:author="Tredouxhome" w:date="2014-11-06T10:17:00Z"/>
              </w:rPr>
            </w:pPr>
          </w:p>
        </w:tc>
        <w:tc>
          <w:tcPr>
            <w:tcW w:w="875" w:type="pct"/>
            <w:tcPrChange w:id="855" w:author="Tredouxhome" w:date="2014-11-06T10:17:00Z">
              <w:tcPr>
                <w:tcW w:w="875" w:type="pct"/>
              </w:tcPr>
            </w:tcPrChange>
          </w:tcPr>
          <w:p w14:paraId="2B4E1164" w14:textId="77777777" w:rsidR="001572BB" w:rsidRDefault="001572BB" w:rsidP="001572BB">
            <w:pPr>
              <w:tabs>
                <w:tab w:val="decimal" w:pos="113"/>
              </w:tabs>
              <w:spacing w:beforeLines="20" w:before="48" w:afterLines="20" w:after="48"/>
              <w:jc w:val="center"/>
              <w:rPr>
                <w:ins w:id="856" w:author="Tredouxhome" w:date="2014-11-06T10:17:00Z"/>
              </w:rPr>
            </w:pPr>
          </w:p>
        </w:tc>
        <w:tc>
          <w:tcPr>
            <w:tcW w:w="808" w:type="pct"/>
            <w:tcPrChange w:id="857" w:author="Tredouxhome" w:date="2014-11-06T10:17:00Z">
              <w:tcPr>
                <w:tcW w:w="808" w:type="pct"/>
              </w:tcPr>
            </w:tcPrChange>
          </w:tcPr>
          <w:p w14:paraId="6CFDF0E2" w14:textId="77777777" w:rsidR="001572BB" w:rsidRDefault="001572BB" w:rsidP="001572BB">
            <w:pPr>
              <w:tabs>
                <w:tab w:val="decimal" w:pos="113"/>
              </w:tabs>
              <w:rPr>
                <w:ins w:id="858" w:author="Tredouxhome" w:date="2014-11-06T10:17:00Z"/>
              </w:rPr>
            </w:pPr>
          </w:p>
        </w:tc>
      </w:tr>
      <w:tr w:rsidR="001572BB" w:rsidRPr="00842EE2" w14:paraId="6FCAC4B2" w14:textId="77777777" w:rsidTr="00CC1F52">
        <w:trPr>
          <w:jc w:val="center"/>
          <w:ins w:id="859" w:author="Tredouxhome" w:date="2014-11-06T10:16:00Z"/>
        </w:trPr>
        <w:tc>
          <w:tcPr>
            <w:tcW w:w="3317" w:type="pct"/>
          </w:tcPr>
          <w:p w14:paraId="7BD69B90" w14:textId="7C0646F7" w:rsidR="001572BB" w:rsidRDefault="001572BB" w:rsidP="001572BB">
            <w:pPr>
              <w:tabs>
                <w:tab w:val="left" w:pos="1782"/>
                <w:tab w:val="left" w:pos="13089"/>
              </w:tabs>
              <w:spacing w:beforeLines="20" w:before="48" w:afterLines="20" w:after="48"/>
              <w:rPr>
                <w:ins w:id="860" w:author="Tredouxhome" w:date="2014-11-06T10:16:00Z"/>
              </w:rPr>
            </w:pPr>
            <w:ins w:id="861" w:author="Tredouxhome" w:date="2014-11-06T10:17:00Z">
              <w:r>
                <w:t>Paths</w:t>
              </w:r>
            </w:ins>
            <w:ins w:id="862" w:author="Tredouxhome" w:date="2014-11-06T10:16:00Z">
              <w:r>
                <w:t xml:space="preserve"> excluded from model (n.s. paths)</w:t>
              </w:r>
            </w:ins>
          </w:p>
        </w:tc>
        <w:tc>
          <w:tcPr>
            <w:tcW w:w="875" w:type="pct"/>
          </w:tcPr>
          <w:p w14:paraId="731ACCBC" w14:textId="77777777" w:rsidR="001572BB" w:rsidRDefault="001572BB" w:rsidP="001572BB">
            <w:pPr>
              <w:tabs>
                <w:tab w:val="decimal" w:pos="113"/>
              </w:tabs>
              <w:spacing w:beforeLines="20" w:before="48" w:afterLines="20" w:after="48"/>
              <w:jc w:val="center"/>
              <w:rPr>
                <w:ins w:id="863" w:author="Tredouxhome" w:date="2014-11-06T10:16:00Z"/>
              </w:rPr>
            </w:pPr>
          </w:p>
        </w:tc>
        <w:tc>
          <w:tcPr>
            <w:tcW w:w="808" w:type="pct"/>
          </w:tcPr>
          <w:p w14:paraId="662D3803" w14:textId="77777777" w:rsidR="001572BB" w:rsidRDefault="001572BB" w:rsidP="001572BB">
            <w:pPr>
              <w:tabs>
                <w:tab w:val="decimal" w:pos="113"/>
              </w:tabs>
              <w:rPr>
                <w:ins w:id="864" w:author="Tredouxhome" w:date="2014-11-06T10:16:00Z"/>
              </w:rPr>
            </w:pPr>
          </w:p>
        </w:tc>
      </w:tr>
      <w:tr w:rsidR="001572BB" w:rsidRPr="00842EE2" w:rsidDel="00630D01" w14:paraId="4262C505" w14:textId="7DF547E4" w:rsidTr="00CC1F52">
        <w:trPr>
          <w:jc w:val="center"/>
          <w:ins w:id="865" w:author="Tredouxhome" w:date="2014-11-06T10:17:00Z"/>
          <w:del w:id="866" w:author="Colin Tredoux" w:date="2014-11-11T11:41:00Z"/>
        </w:trPr>
        <w:tc>
          <w:tcPr>
            <w:tcW w:w="3317" w:type="pct"/>
          </w:tcPr>
          <w:p w14:paraId="42D81F7A" w14:textId="34D3013F" w:rsidR="001572BB" w:rsidDel="00630D01" w:rsidRDefault="001572BB" w:rsidP="001572BB">
            <w:pPr>
              <w:tabs>
                <w:tab w:val="left" w:pos="1782"/>
                <w:tab w:val="left" w:pos="13089"/>
              </w:tabs>
              <w:spacing w:beforeLines="20" w:before="48" w:afterLines="20" w:after="48"/>
              <w:rPr>
                <w:ins w:id="867" w:author="Tredouxhome" w:date="2014-11-06T10:17:00Z"/>
                <w:del w:id="868" w:author="Colin Tredoux" w:date="2014-11-11T11:41:00Z"/>
              </w:rPr>
              <w:pPrChange w:id="869" w:author="Colin Tredoux" w:date="2014-11-11T11:24:00Z">
                <w:pPr>
                  <w:tabs>
                    <w:tab w:val="left" w:pos="1782"/>
                    <w:tab w:val="left" w:pos="13089"/>
                  </w:tabs>
                  <w:spacing w:beforeLines="20" w:before="48" w:afterLines="20" w:after="48"/>
                </w:pPr>
              </w:pPrChange>
            </w:pPr>
          </w:p>
        </w:tc>
        <w:tc>
          <w:tcPr>
            <w:tcW w:w="875" w:type="pct"/>
          </w:tcPr>
          <w:p w14:paraId="783C520D" w14:textId="084EB9A6" w:rsidR="001572BB" w:rsidDel="00630D01" w:rsidRDefault="001572BB" w:rsidP="001572BB">
            <w:pPr>
              <w:tabs>
                <w:tab w:val="decimal" w:pos="113"/>
              </w:tabs>
              <w:spacing w:beforeLines="20" w:before="48" w:afterLines="20" w:after="48"/>
              <w:jc w:val="center"/>
              <w:rPr>
                <w:ins w:id="870" w:author="Tredouxhome" w:date="2014-11-06T10:17:00Z"/>
                <w:del w:id="871" w:author="Colin Tredoux" w:date="2014-11-11T11:41:00Z"/>
              </w:rPr>
            </w:pPr>
          </w:p>
        </w:tc>
        <w:tc>
          <w:tcPr>
            <w:tcW w:w="808" w:type="pct"/>
          </w:tcPr>
          <w:p w14:paraId="3D24A88C" w14:textId="088C0054" w:rsidR="001572BB" w:rsidDel="00630D01" w:rsidRDefault="001572BB" w:rsidP="001572BB">
            <w:pPr>
              <w:tabs>
                <w:tab w:val="decimal" w:pos="113"/>
              </w:tabs>
              <w:spacing w:beforeLines="20" w:before="48" w:afterLines="20" w:after="48"/>
              <w:jc w:val="center"/>
              <w:rPr>
                <w:ins w:id="872" w:author="Tredouxhome" w:date="2014-11-06T10:17:00Z"/>
                <w:del w:id="873" w:author="Colin Tredoux" w:date="2014-11-11T11:41:00Z"/>
              </w:rPr>
              <w:pPrChange w:id="874" w:author="Colin Tredoux" w:date="2014-11-11T11:25:00Z">
                <w:pPr>
                  <w:tabs>
                    <w:tab w:val="decimal" w:pos="113"/>
                  </w:tabs>
                </w:pPr>
              </w:pPrChange>
            </w:pPr>
          </w:p>
        </w:tc>
      </w:tr>
      <w:tr w:rsidR="001572BB" w:rsidRPr="00842EE2" w14:paraId="3E35BFA5" w14:textId="77777777" w:rsidTr="00347073">
        <w:trPr>
          <w:jc w:val="center"/>
          <w:ins w:id="875" w:author="Colin Tredoux" w:date="2014-11-11T11:25:00Z"/>
        </w:trPr>
        <w:tc>
          <w:tcPr>
            <w:tcW w:w="3317" w:type="pct"/>
          </w:tcPr>
          <w:p w14:paraId="4F0931FA" w14:textId="7F298F3C" w:rsidR="001572BB" w:rsidRDefault="001572BB" w:rsidP="001572BB">
            <w:pPr>
              <w:tabs>
                <w:tab w:val="left" w:pos="1782"/>
                <w:tab w:val="left" w:pos="13089"/>
              </w:tabs>
              <w:spacing w:beforeLines="20" w:before="48" w:afterLines="20" w:after="48"/>
              <w:rPr>
                <w:ins w:id="876" w:author="Colin Tredoux" w:date="2014-11-11T11:25:00Z"/>
              </w:rPr>
              <w:pPrChange w:id="877" w:author="Colin Tredoux" w:date="2014-11-11T11:25:00Z">
                <w:pPr>
                  <w:tabs>
                    <w:tab w:val="left" w:pos="1782"/>
                    <w:tab w:val="left" w:pos="13089"/>
                  </w:tabs>
                  <w:spacing w:beforeLines="20" w:before="48" w:afterLines="20" w:after="48"/>
                </w:pPr>
              </w:pPrChange>
            </w:pPr>
            <w:ins w:id="878" w:author="Colin Tredoux" w:date="2014-11-11T11:25:00Z">
              <w:r>
                <w:t>Contact quality</w:t>
              </w:r>
              <w:r>
                <w:tab/>
              </w:r>
              <w:r w:rsidRPr="00842EE2">
                <w:sym w:font="Wingdings" w:char="F0DF"/>
              </w:r>
              <w:r w:rsidRPr="00842EE2">
                <w:t xml:space="preserve"> </w:t>
              </w:r>
              <w:r>
                <w:t>Closeness</w:t>
              </w:r>
            </w:ins>
          </w:p>
        </w:tc>
        <w:tc>
          <w:tcPr>
            <w:tcW w:w="875" w:type="pct"/>
          </w:tcPr>
          <w:p w14:paraId="2ECF1C3D" w14:textId="6DDA9683" w:rsidR="001572BB" w:rsidRDefault="001572BB" w:rsidP="001572BB">
            <w:pPr>
              <w:tabs>
                <w:tab w:val="decimal" w:pos="113"/>
              </w:tabs>
              <w:spacing w:beforeLines="20" w:before="48" w:afterLines="20" w:after="48"/>
              <w:jc w:val="center"/>
              <w:rPr>
                <w:ins w:id="879" w:author="Colin Tredoux" w:date="2014-11-11T11:25:00Z"/>
              </w:rPr>
              <w:pPrChange w:id="880" w:author="Colin Tredoux" w:date="2014-11-11T11:41:00Z">
                <w:pPr>
                  <w:tabs>
                    <w:tab w:val="decimal" w:pos="113"/>
                  </w:tabs>
                  <w:spacing w:beforeLines="20" w:before="48" w:afterLines="20" w:after="48"/>
                  <w:jc w:val="center"/>
                </w:pPr>
              </w:pPrChange>
            </w:pPr>
            <w:ins w:id="881" w:author="Colin Tredoux" w:date="2014-11-11T11:26:00Z">
              <w:r>
                <w:t>-</w:t>
              </w:r>
            </w:ins>
            <w:ins w:id="882" w:author="Colin Tredoux" w:date="2014-11-11T11:25:00Z">
              <w:r>
                <w:t>.0</w:t>
              </w:r>
            </w:ins>
            <w:ins w:id="883" w:author="Colin Tredoux" w:date="2014-11-11T11:41:00Z">
              <w:r>
                <w:t>2</w:t>
              </w:r>
            </w:ins>
            <w:ins w:id="884" w:author="Colin Tredoux" w:date="2014-11-11T11:26:00Z">
              <w:r>
                <w:t xml:space="preserve"> </w:t>
              </w:r>
            </w:ins>
            <w:ins w:id="885" w:author="Colin Tredoux" w:date="2014-11-11T11:25:00Z">
              <w:r>
                <w:t>(.</w:t>
              </w:r>
            </w:ins>
            <w:ins w:id="886" w:author="Colin Tredoux" w:date="2014-11-11T11:27:00Z">
              <w:r>
                <w:t>17</w:t>
              </w:r>
            </w:ins>
            <w:ins w:id="887" w:author="Colin Tredoux" w:date="2014-11-11T11:25:00Z">
              <w:r>
                <w:t>)</w:t>
              </w:r>
            </w:ins>
          </w:p>
        </w:tc>
        <w:tc>
          <w:tcPr>
            <w:tcW w:w="808" w:type="pct"/>
          </w:tcPr>
          <w:p w14:paraId="5A7B1086" w14:textId="7FDB0BFE" w:rsidR="001572BB" w:rsidRDefault="001572BB" w:rsidP="001572BB">
            <w:pPr>
              <w:tabs>
                <w:tab w:val="decimal" w:pos="113"/>
              </w:tabs>
              <w:spacing w:beforeLines="20" w:before="48" w:afterLines="20" w:after="48"/>
              <w:jc w:val="center"/>
              <w:rPr>
                <w:ins w:id="888" w:author="Colin Tredoux" w:date="2014-11-11T11:25:00Z"/>
              </w:rPr>
              <w:pPrChange w:id="889" w:author="Colin Tredoux" w:date="2014-11-11T11:27:00Z">
                <w:pPr>
                  <w:tabs>
                    <w:tab w:val="decimal" w:pos="113"/>
                  </w:tabs>
                  <w:spacing w:beforeLines="20" w:before="48" w:afterLines="20" w:after="48"/>
                  <w:jc w:val="center"/>
                </w:pPr>
              </w:pPrChange>
            </w:pPr>
            <w:ins w:id="890" w:author="Colin Tredoux" w:date="2014-11-11T11:25:00Z">
              <w:r>
                <w:t>.889</w:t>
              </w:r>
            </w:ins>
          </w:p>
        </w:tc>
      </w:tr>
      <w:tr w:rsidR="001572BB" w:rsidRPr="00842EE2" w:rsidDel="00630D01" w14:paraId="5E7B78FD" w14:textId="79FD8B31" w:rsidTr="00CC1F52">
        <w:trPr>
          <w:jc w:val="center"/>
          <w:ins w:id="891" w:author="Tredouxhome" w:date="2014-11-06T10:17:00Z"/>
          <w:del w:id="892" w:author="Colin Tredoux" w:date="2014-11-11T11:41:00Z"/>
        </w:trPr>
        <w:tc>
          <w:tcPr>
            <w:tcW w:w="3317" w:type="pct"/>
          </w:tcPr>
          <w:p w14:paraId="5585E256" w14:textId="370D03ED" w:rsidR="001572BB" w:rsidDel="00630D01" w:rsidRDefault="001572BB" w:rsidP="001572BB">
            <w:pPr>
              <w:tabs>
                <w:tab w:val="left" w:pos="1782"/>
                <w:tab w:val="left" w:pos="13089"/>
              </w:tabs>
              <w:spacing w:beforeLines="20" w:before="48" w:afterLines="20" w:after="48"/>
              <w:rPr>
                <w:ins w:id="893" w:author="Tredouxhome" w:date="2014-11-06T10:17:00Z"/>
                <w:del w:id="894" w:author="Colin Tredoux" w:date="2014-11-11T11:41:00Z"/>
              </w:rPr>
              <w:pPrChange w:id="895" w:author="Colin Tredoux" w:date="2014-11-11T11:26:00Z">
                <w:pPr>
                  <w:tabs>
                    <w:tab w:val="left" w:pos="1782"/>
                    <w:tab w:val="left" w:pos="13089"/>
                  </w:tabs>
                  <w:spacing w:beforeLines="20" w:before="48" w:afterLines="20" w:after="48"/>
                </w:pPr>
              </w:pPrChange>
            </w:pPr>
          </w:p>
        </w:tc>
        <w:tc>
          <w:tcPr>
            <w:tcW w:w="875" w:type="pct"/>
          </w:tcPr>
          <w:p w14:paraId="0C48DA15" w14:textId="67F465B4" w:rsidR="001572BB" w:rsidDel="00630D01" w:rsidRDefault="001572BB" w:rsidP="001572BB">
            <w:pPr>
              <w:tabs>
                <w:tab w:val="decimal" w:pos="113"/>
              </w:tabs>
              <w:spacing w:beforeLines="20" w:before="48" w:afterLines="20" w:after="48"/>
              <w:jc w:val="center"/>
              <w:rPr>
                <w:ins w:id="896" w:author="Tredouxhome" w:date="2014-11-06T10:17:00Z"/>
                <w:del w:id="897" w:author="Colin Tredoux" w:date="2014-11-11T11:41:00Z"/>
              </w:rPr>
              <w:pPrChange w:id="898" w:author="Colin Tredoux" w:date="2014-11-11T11:27:00Z">
                <w:pPr>
                  <w:tabs>
                    <w:tab w:val="decimal" w:pos="113"/>
                  </w:tabs>
                  <w:spacing w:beforeLines="20" w:before="48" w:afterLines="20" w:after="48"/>
                  <w:jc w:val="center"/>
                </w:pPr>
              </w:pPrChange>
            </w:pPr>
          </w:p>
        </w:tc>
        <w:tc>
          <w:tcPr>
            <w:tcW w:w="808" w:type="pct"/>
          </w:tcPr>
          <w:p w14:paraId="61E30D20" w14:textId="05E69562" w:rsidR="001572BB" w:rsidDel="00630D01" w:rsidRDefault="001572BB" w:rsidP="001572BB">
            <w:pPr>
              <w:tabs>
                <w:tab w:val="decimal" w:pos="113"/>
              </w:tabs>
              <w:spacing w:beforeLines="20" w:before="48" w:afterLines="20" w:after="48"/>
              <w:jc w:val="center"/>
              <w:rPr>
                <w:ins w:id="899" w:author="Tredouxhome" w:date="2014-11-06T10:17:00Z"/>
                <w:del w:id="900" w:author="Colin Tredoux" w:date="2014-11-11T11:41:00Z"/>
              </w:rPr>
              <w:pPrChange w:id="901" w:author="Colin Tredoux" w:date="2014-11-11T11:29:00Z">
                <w:pPr>
                  <w:tabs>
                    <w:tab w:val="decimal" w:pos="113"/>
                  </w:tabs>
                </w:pPr>
              </w:pPrChange>
            </w:pPr>
          </w:p>
        </w:tc>
      </w:tr>
      <w:tr w:rsidR="001572BB" w:rsidRPr="00842EE2" w:rsidDel="00630D01" w14:paraId="190ECA62" w14:textId="4D1B07A1" w:rsidTr="00CC1F52">
        <w:trPr>
          <w:jc w:val="center"/>
          <w:ins w:id="902" w:author="Tredouxhome" w:date="2014-11-06T10:17:00Z"/>
          <w:del w:id="903" w:author="Colin Tredoux" w:date="2014-11-11T11:41:00Z"/>
        </w:trPr>
        <w:tc>
          <w:tcPr>
            <w:tcW w:w="3317" w:type="pct"/>
          </w:tcPr>
          <w:p w14:paraId="7B92E29E" w14:textId="68B68A9B" w:rsidR="001572BB" w:rsidDel="00630D01" w:rsidRDefault="001572BB" w:rsidP="001572BB">
            <w:pPr>
              <w:tabs>
                <w:tab w:val="left" w:pos="1782"/>
                <w:tab w:val="left" w:pos="13089"/>
              </w:tabs>
              <w:spacing w:beforeLines="20" w:before="48" w:afterLines="20" w:after="48"/>
              <w:rPr>
                <w:ins w:id="904" w:author="Tredouxhome" w:date="2014-11-06T10:17:00Z"/>
                <w:del w:id="905" w:author="Colin Tredoux" w:date="2014-11-11T11:41:00Z"/>
              </w:rPr>
              <w:pPrChange w:id="906" w:author="Colin Tredoux" w:date="2014-11-11T11:27:00Z">
                <w:pPr>
                  <w:tabs>
                    <w:tab w:val="left" w:pos="1782"/>
                    <w:tab w:val="left" w:pos="13089"/>
                  </w:tabs>
                  <w:spacing w:beforeLines="20" w:before="48" w:afterLines="20" w:after="48"/>
                </w:pPr>
              </w:pPrChange>
            </w:pPr>
          </w:p>
        </w:tc>
        <w:tc>
          <w:tcPr>
            <w:tcW w:w="875" w:type="pct"/>
          </w:tcPr>
          <w:p w14:paraId="4D0CB325" w14:textId="74D03706" w:rsidR="001572BB" w:rsidDel="00630D01" w:rsidRDefault="001572BB" w:rsidP="001572BB">
            <w:pPr>
              <w:tabs>
                <w:tab w:val="decimal" w:pos="113"/>
              </w:tabs>
              <w:spacing w:beforeLines="20" w:before="48" w:afterLines="20" w:after="48"/>
              <w:jc w:val="center"/>
              <w:rPr>
                <w:ins w:id="907" w:author="Tredouxhome" w:date="2014-11-06T10:17:00Z"/>
                <w:del w:id="908" w:author="Colin Tredoux" w:date="2014-11-11T11:41:00Z"/>
              </w:rPr>
            </w:pPr>
          </w:p>
        </w:tc>
        <w:tc>
          <w:tcPr>
            <w:tcW w:w="808" w:type="pct"/>
          </w:tcPr>
          <w:p w14:paraId="7B417412" w14:textId="6C7B3131" w:rsidR="001572BB" w:rsidDel="00630D01" w:rsidRDefault="001572BB" w:rsidP="001572BB">
            <w:pPr>
              <w:tabs>
                <w:tab w:val="decimal" w:pos="113"/>
              </w:tabs>
              <w:spacing w:beforeLines="20" w:before="48" w:afterLines="20" w:after="48"/>
              <w:jc w:val="center"/>
              <w:rPr>
                <w:ins w:id="909" w:author="Tredouxhome" w:date="2014-11-06T10:17:00Z"/>
                <w:del w:id="910" w:author="Colin Tredoux" w:date="2014-11-11T11:41:00Z"/>
              </w:rPr>
              <w:pPrChange w:id="911" w:author="Colin Tredoux" w:date="2014-11-11T11:29:00Z">
                <w:pPr>
                  <w:tabs>
                    <w:tab w:val="decimal" w:pos="113"/>
                  </w:tabs>
                </w:pPr>
              </w:pPrChange>
            </w:pPr>
          </w:p>
        </w:tc>
      </w:tr>
      <w:tr w:rsidR="001572BB" w:rsidRPr="00842EE2" w14:paraId="4C2D462D" w14:textId="77777777" w:rsidTr="00347073">
        <w:trPr>
          <w:jc w:val="center"/>
          <w:ins w:id="912" w:author="Colin Tredoux" w:date="2014-11-11T11:29:00Z"/>
        </w:trPr>
        <w:tc>
          <w:tcPr>
            <w:tcW w:w="3317" w:type="pct"/>
          </w:tcPr>
          <w:p w14:paraId="1EE87550" w14:textId="70FDE4DB" w:rsidR="001572BB" w:rsidRDefault="001572BB" w:rsidP="001572BB">
            <w:pPr>
              <w:tabs>
                <w:tab w:val="left" w:pos="1782"/>
                <w:tab w:val="left" w:pos="13089"/>
              </w:tabs>
              <w:spacing w:beforeLines="20" w:before="48" w:afterLines="20" w:after="48"/>
              <w:rPr>
                <w:ins w:id="913" w:author="Colin Tredoux" w:date="2014-11-11T11:29:00Z"/>
              </w:rPr>
              <w:pPrChange w:id="914" w:author="Colin Tredoux" w:date="2014-11-11T11:30:00Z">
                <w:pPr>
                  <w:tabs>
                    <w:tab w:val="left" w:pos="1782"/>
                    <w:tab w:val="left" w:pos="13089"/>
                  </w:tabs>
                  <w:spacing w:beforeLines="20" w:before="48" w:afterLines="20" w:after="48"/>
                </w:pPr>
              </w:pPrChange>
            </w:pPr>
            <w:ins w:id="915" w:author="Colin Tredoux" w:date="2014-11-11T11:29:00Z">
              <w:r>
                <w:t>Prejudice</w:t>
              </w:r>
              <w:r>
                <w:tab/>
              </w:r>
              <w:r w:rsidRPr="00842EE2">
                <w:sym w:font="Wingdings" w:char="F0DF"/>
              </w:r>
              <w:r w:rsidRPr="00842EE2">
                <w:t xml:space="preserve"> </w:t>
              </w:r>
            </w:ins>
            <w:ins w:id="916" w:author="Colin Tredoux" w:date="2014-11-11T11:30:00Z">
              <w:r>
                <w:t>Empathy</w:t>
              </w:r>
            </w:ins>
          </w:p>
        </w:tc>
        <w:tc>
          <w:tcPr>
            <w:tcW w:w="875" w:type="pct"/>
          </w:tcPr>
          <w:p w14:paraId="56E94B9D" w14:textId="462C5FAC" w:rsidR="001572BB" w:rsidRDefault="001572BB" w:rsidP="001572BB">
            <w:pPr>
              <w:tabs>
                <w:tab w:val="decimal" w:pos="113"/>
              </w:tabs>
              <w:spacing w:beforeLines="20" w:before="48" w:afterLines="20" w:after="48"/>
              <w:jc w:val="center"/>
              <w:rPr>
                <w:ins w:id="917" w:author="Colin Tredoux" w:date="2014-11-11T11:29:00Z"/>
              </w:rPr>
              <w:pPrChange w:id="918" w:author="Colin Tredoux" w:date="2014-11-11T11:42:00Z">
                <w:pPr>
                  <w:tabs>
                    <w:tab w:val="decimal" w:pos="113"/>
                  </w:tabs>
                  <w:spacing w:beforeLines="20" w:before="48" w:afterLines="20" w:after="48"/>
                  <w:jc w:val="center"/>
                </w:pPr>
              </w:pPrChange>
            </w:pPr>
            <w:ins w:id="919" w:author="Colin Tredoux" w:date="2014-11-11T11:42:00Z">
              <w:r>
                <w:t>-</w:t>
              </w:r>
            </w:ins>
            <w:ins w:id="920" w:author="Colin Tredoux" w:date="2014-11-11T11:29:00Z">
              <w:r>
                <w:t>.</w:t>
              </w:r>
            </w:ins>
            <w:ins w:id="921" w:author="Colin Tredoux" w:date="2014-11-11T11:42:00Z">
              <w:r>
                <w:t>10</w:t>
              </w:r>
            </w:ins>
            <w:ins w:id="922" w:author="Colin Tredoux" w:date="2014-11-11T11:29:00Z">
              <w:r>
                <w:t xml:space="preserve"> (.</w:t>
              </w:r>
            </w:ins>
            <w:ins w:id="923" w:author="Colin Tredoux" w:date="2014-11-11T11:42:00Z">
              <w:r>
                <w:t>11</w:t>
              </w:r>
            </w:ins>
            <w:ins w:id="924" w:author="Colin Tredoux" w:date="2014-11-11T11:29:00Z">
              <w:r>
                <w:t>)</w:t>
              </w:r>
            </w:ins>
          </w:p>
        </w:tc>
        <w:tc>
          <w:tcPr>
            <w:tcW w:w="808" w:type="pct"/>
          </w:tcPr>
          <w:p w14:paraId="4F069FCC" w14:textId="6FC3F9DB" w:rsidR="001572BB" w:rsidRDefault="001572BB" w:rsidP="001572BB">
            <w:pPr>
              <w:tabs>
                <w:tab w:val="decimal" w:pos="113"/>
              </w:tabs>
              <w:spacing w:beforeLines="20" w:before="48" w:afterLines="20" w:after="48"/>
              <w:jc w:val="center"/>
              <w:rPr>
                <w:ins w:id="925" w:author="Colin Tredoux" w:date="2014-11-11T11:29:00Z"/>
              </w:rPr>
            </w:pPr>
            <w:ins w:id="926" w:author="Colin Tredoux" w:date="2014-11-11T11:29:00Z">
              <w:r>
                <w:t>.344</w:t>
              </w:r>
            </w:ins>
          </w:p>
        </w:tc>
      </w:tr>
      <w:tr w:rsidR="001572BB" w:rsidRPr="00842EE2" w:rsidDel="00630D01" w14:paraId="1F5F6A38" w14:textId="11595D39" w:rsidTr="00CC1F52">
        <w:trPr>
          <w:jc w:val="center"/>
          <w:ins w:id="927" w:author="Tredouxhome" w:date="2014-11-06T10:17:00Z"/>
          <w:del w:id="928" w:author="Colin Tredoux" w:date="2014-11-11T11:42:00Z"/>
        </w:trPr>
        <w:tc>
          <w:tcPr>
            <w:tcW w:w="3317" w:type="pct"/>
          </w:tcPr>
          <w:p w14:paraId="032C0E93" w14:textId="3697E087" w:rsidR="001572BB" w:rsidDel="00630D01" w:rsidRDefault="001572BB" w:rsidP="001572BB">
            <w:pPr>
              <w:tabs>
                <w:tab w:val="left" w:pos="1782"/>
                <w:tab w:val="left" w:pos="13089"/>
              </w:tabs>
              <w:spacing w:beforeLines="20" w:before="48" w:afterLines="20" w:after="48"/>
              <w:rPr>
                <w:ins w:id="929" w:author="Tredouxhome" w:date="2014-11-06T10:17:00Z"/>
                <w:del w:id="930" w:author="Colin Tredoux" w:date="2014-11-11T11:42:00Z"/>
              </w:rPr>
            </w:pPr>
          </w:p>
        </w:tc>
        <w:tc>
          <w:tcPr>
            <w:tcW w:w="875" w:type="pct"/>
          </w:tcPr>
          <w:p w14:paraId="4C37DF7D" w14:textId="7B8D6C0A" w:rsidR="001572BB" w:rsidDel="00630D01" w:rsidRDefault="001572BB" w:rsidP="001572BB">
            <w:pPr>
              <w:tabs>
                <w:tab w:val="decimal" w:pos="113"/>
              </w:tabs>
              <w:spacing w:beforeLines="20" w:before="48" w:afterLines="20" w:after="48"/>
              <w:jc w:val="center"/>
              <w:rPr>
                <w:ins w:id="931" w:author="Tredouxhome" w:date="2014-11-06T10:17:00Z"/>
                <w:del w:id="932" w:author="Colin Tredoux" w:date="2014-11-11T11:42:00Z"/>
              </w:rPr>
            </w:pPr>
          </w:p>
        </w:tc>
        <w:tc>
          <w:tcPr>
            <w:tcW w:w="808" w:type="pct"/>
          </w:tcPr>
          <w:p w14:paraId="1685A032" w14:textId="7B76A308" w:rsidR="001572BB" w:rsidDel="00630D01" w:rsidRDefault="001572BB" w:rsidP="001572BB">
            <w:pPr>
              <w:tabs>
                <w:tab w:val="decimal" w:pos="113"/>
              </w:tabs>
              <w:spacing w:beforeLines="20" w:before="48" w:afterLines="20" w:after="48"/>
              <w:jc w:val="center"/>
              <w:rPr>
                <w:ins w:id="933" w:author="Tredouxhome" w:date="2014-11-06T10:17:00Z"/>
                <w:del w:id="934" w:author="Colin Tredoux" w:date="2014-11-11T11:42:00Z"/>
              </w:rPr>
              <w:pPrChange w:id="935" w:author="Colin Tredoux" w:date="2014-11-11T11:29:00Z">
                <w:pPr>
                  <w:tabs>
                    <w:tab w:val="decimal" w:pos="113"/>
                  </w:tabs>
                </w:pPr>
              </w:pPrChange>
            </w:pPr>
          </w:p>
        </w:tc>
      </w:tr>
      <w:tr w:rsidR="001572BB" w:rsidRPr="00842EE2" w:rsidDel="00630D01" w14:paraId="5C5EBEF1" w14:textId="44C0D04B" w:rsidTr="00CC1F52">
        <w:trPr>
          <w:jc w:val="center"/>
          <w:ins w:id="936" w:author="Tredouxhome" w:date="2014-11-06T10:17:00Z"/>
          <w:del w:id="937" w:author="Colin Tredoux" w:date="2014-11-11T11:42:00Z"/>
        </w:trPr>
        <w:tc>
          <w:tcPr>
            <w:tcW w:w="3317" w:type="pct"/>
          </w:tcPr>
          <w:p w14:paraId="3A448756" w14:textId="2C5A1C2A" w:rsidR="001572BB" w:rsidDel="00630D01" w:rsidRDefault="001572BB" w:rsidP="001572BB">
            <w:pPr>
              <w:tabs>
                <w:tab w:val="left" w:pos="1782"/>
                <w:tab w:val="left" w:pos="13089"/>
              </w:tabs>
              <w:spacing w:beforeLines="20" w:before="48" w:afterLines="20" w:after="48"/>
              <w:rPr>
                <w:ins w:id="938" w:author="Tredouxhome" w:date="2014-11-06T10:17:00Z"/>
                <w:del w:id="939" w:author="Colin Tredoux" w:date="2014-11-11T11:42:00Z"/>
              </w:rPr>
            </w:pPr>
          </w:p>
        </w:tc>
        <w:tc>
          <w:tcPr>
            <w:tcW w:w="875" w:type="pct"/>
          </w:tcPr>
          <w:p w14:paraId="7208B32C" w14:textId="17F7438A" w:rsidR="001572BB" w:rsidDel="00630D01" w:rsidRDefault="001572BB" w:rsidP="001572BB">
            <w:pPr>
              <w:tabs>
                <w:tab w:val="decimal" w:pos="113"/>
              </w:tabs>
              <w:spacing w:beforeLines="20" w:before="48" w:afterLines="20" w:after="48"/>
              <w:jc w:val="center"/>
              <w:rPr>
                <w:ins w:id="940" w:author="Tredouxhome" w:date="2014-11-06T10:17:00Z"/>
                <w:del w:id="941" w:author="Colin Tredoux" w:date="2014-11-11T11:42:00Z"/>
              </w:rPr>
            </w:pPr>
          </w:p>
        </w:tc>
        <w:tc>
          <w:tcPr>
            <w:tcW w:w="808" w:type="pct"/>
          </w:tcPr>
          <w:p w14:paraId="52CEA362" w14:textId="03E6B52A" w:rsidR="001572BB" w:rsidDel="00630D01" w:rsidRDefault="001572BB" w:rsidP="001572BB">
            <w:pPr>
              <w:tabs>
                <w:tab w:val="decimal" w:pos="113"/>
              </w:tabs>
              <w:spacing w:beforeLines="20" w:before="48" w:afterLines="20" w:after="48"/>
              <w:jc w:val="center"/>
              <w:rPr>
                <w:ins w:id="942" w:author="Tredouxhome" w:date="2014-11-06T10:17:00Z"/>
                <w:del w:id="943" w:author="Colin Tredoux" w:date="2014-11-11T11:42:00Z"/>
              </w:rPr>
              <w:pPrChange w:id="944" w:author="Colin Tredoux" w:date="2014-11-11T11:29:00Z">
                <w:pPr>
                  <w:tabs>
                    <w:tab w:val="decimal" w:pos="113"/>
                  </w:tabs>
                </w:pPr>
              </w:pPrChange>
            </w:pPr>
          </w:p>
        </w:tc>
      </w:tr>
      <w:tr w:rsidR="001572BB" w:rsidRPr="00842EE2" w:rsidDel="00630D01" w14:paraId="6A8ECF76" w14:textId="7D2F67BA" w:rsidTr="00CC1F52">
        <w:trPr>
          <w:jc w:val="center"/>
          <w:ins w:id="945" w:author="Tredouxhome" w:date="2014-11-06T10:17:00Z"/>
          <w:del w:id="946" w:author="Colin Tredoux" w:date="2014-11-11T11:42:00Z"/>
        </w:trPr>
        <w:tc>
          <w:tcPr>
            <w:tcW w:w="3317" w:type="pct"/>
          </w:tcPr>
          <w:p w14:paraId="268AE59D" w14:textId="3403A464" w:rsidR="001572BB" w:rsidDel="00630D01" w:rsidRDefault="001572BB" w:rsidP="001572BB">
            <w:pPr>
              <w:tabs>
                <w:tab w:val="left" w:pos="1782"/>
                <w:tab w:val="left" w:pos="13089"/>
              </w:tabs>
              <w:spacing w:beforeLines="20" w:before="48" w:afterLines="20" w:after="48"/>
              <w:rPr>
                <w:ins w:id="947" w:author="Tredouxhome" w:date="2014-11-06T10:17:00Z"/>
                <w:del w:id="948" w:author="Colin Tredoux" w:date="2014-11-11T11:42:00Z"/>
              </w:rPr>
            </w:pPr>
          </w:p>
        </w:tc>
        <w:tc>
          <w:tcPr>
            <w:tcW w:w="875" w:type="pct"/>
          </w:tcPr>
          <w:p w14:paraId="39976E6F" w14:textId="0AC64D53" w:rsidR="001572BB" w:rsidDel="00630D01" w:rsidRDefault="001572BB" w:rsidP="001572BB">
            <w:pPr>
              <w:tabs>
                <w:tab w:val="decimal" w:pos="113"/>
              </w:tabs>
              <w:spacing w:beforeLines="20" w:before="48" w:afterLines="20" w:after="48"/>
              <w:jc w:val="center"/>
              <w:rPr>
                <w:ins w:id="949" w:author="Tredouxhome" w:date="2014-11-06T10:17:00Z"/>
                <w:del w:id="950" w:author="Colin Tredoux" w:date="2014-11-11T11:42:00Z"/>
              </w:rPr>
            </w:pPr>
          </w:p>
        </w:tc>
        <w:tc>
          <w:tcPr>
            <w:tcW w:w="808" w:type="pct"/>
          </w:tcPr>
          <w:p w14:paraId="01746D39" w14:textId="74911715" w:rsidR="001572BB" w:rsidDel="00630D01" w:rsidRDefault="001572BB" w:rsidP="001572BB">
            <w:pPr>
              <w:tabs>
                <w:tab w:val="decimal" w:pos="113"/>
              </w:tabs>
              <w:spacing w:beforeLines="20" w:before="48" w:afterLines="20" w:after="48"/>
              <w:jc w:val="center"/>
              <w:rPr>
                <w:ins w:id="951" w:author="Tredouxhome" w:date="2014-11-06T10:17:00Z"/>
                <w:del w:id="952" w:author="Colin Tredoux" w:date="2014-11-11T11:42:00Z"/>
              </w:rPr>
              <w:pPrChange w:id="953" w:author="Colin Tredoux" w:date="2014-11-11T11:29:00Z">
                <w:pPr>
                  <w:tabs>
                    <w:tab w:val="decimal" w:pos="113"/>
                  </w:tabs>
                </w:pPr>
              </w:pPrChange>
            </w:pPr>
          </w:p>
        </w:tc>
      </w:tr>
      <w:tr w:rsidR="001572BB" w:rsidRPr="00842EE2" w:rsidDel="00630D01" w14:paraId="71351E2F" w14:textId="2FDEC4DF" w:rsidTr="00CC1F52">
        <w:trPr>
          <w:jc w:val="center"/>
          <w:ins w:id="954" w:author="Tredouxhome" w:date="2014-11-06T10:17:00Z"/>
          <w:del w:id="955" w:author="Colin Tredoux" w:date="2014-11-11T11:42:00Z"/>
        </w:trPr>
        <w:tc>
          <w:tcPr>
            <w:tcW w:w="3317" w:type="pct"/>
          </w:tcPr>
          <w:p w14:paraId="725FF924" w14:textId="1EAB4861" w:rsidR="001572BB" w:rsidDel="00630D01" w:rsidRDefault="001572BB" w:rsidP="001572BB">
            <w:pPr>
              <w:tabs>
                <w:tab w:val="left" w:pos="1782"/>
                <w:tab w:val="left" w:pos="13089"/>
              </w:tabs>
              <w:spacing w:beforeLines="20" w:before="48" w:afterLines="20" w:after="48"/>
              <w:rPr>
                <w:ins w:id="956" w:author="Tredouxhome" w:date="2014-11-06T10:17:00Z"/>
                <w:del w:id="957" w:author="Colin Tredoux" w:date="2014-11-11T11:42:00Z"/>
              </w:rPr>
            </w:pPr>
          </w:p>
        </w:tc>
        <w:tc>
          <w:tcPr>
            <w:tcW w:w="875" w:type="pct"/>
          </w:tcPr>
          <w:p w14:paraId="66E5C91F" w14:textId="2C0463D1" w:rsidR="001572BB" w:rsidDel="00630D01" w:rsidRDefault="001572BB" w:rsidP="001572BB">
            <w:pPr>
              <w:tabs>
                <w:tab w:val="decimal" w:pos="113"/>
              </w:tabs>
              <w:spacing w:beforeLines="20" w:before="48" w:afterLines="20" w:after="48"/>
              <w:jc w:val="center"/>
              <w:rPr>
                <w:ins w:id="958" w:author="Tredouxhome" w:date="2014-11-06T10:17:00Z"/>
                <w:del w:id="959" w:author="Colin Tredoux" w:date="2014-11-11T11:42:00Z"/>
              </w:rPr>
            </w:pPr>
          </w:p>
        </w:tc>
        <w:tc>
          <w:tcPr>
            <w:tcW w:w="808" w:type="pct"/>
          </w:tcPr>
          <w:p w14:paraId="18618B99" w14:textId="3F7613B4" w:rsidR="001572BB" w:rsidDel="00630D01" w:rsidRDefault="001572BB" w:rsidP="001572BB">
            <w:pPr>
              <w:tabs>
                <w:tab w:val="decimal" w:pos="113"/>
              </w:tabs>
              <w:spacing w:beforeLines="20" w:before="48" w:afterLines="20" w:after="48"/>
              <w:jc w:val="center"/>
              <w:rPr>
                <w:ins w:id="960" w:author="Tredouxhome" w:date="2014-11-06T10:17:00Z"/>
                <w:del w:id="961" w:author="Colin Tredoux" w:date="2014-11-11T11:42:00Z"/>
              </w:rPr>
              <w:pPrChange w:id="962" w:author="Colin Tredoux" w:date="2014-11-11T11:29:00Z">
                <w:pPr>
                  <w:tabs>
                    <w:tab w:val="decimal" w:pos="113"/>
                  </w:tabs>
                </w:pPr>
              </w:pPrChange>
            </w:pPr>
          </w:p>
        </w:tc>
      </w:tr>
      <w:tr w:rsidR="001572BB" w:rsidRPr="00842EE2" w14:paraId="306968D8" w14:textId="77777777" w:rsidTr="00CC1F52">
        <w:trPr>
          <w:jc w:val="center"/>
          <w:ins w:id="963" w:author="Tredouxhome" w:date="2014-11-06T10:17:00Z"/>
        </w:trPr>
        <w:tc>
          <w:tcPr>
            <w:tcW w:w="3317" w:type="pct"/>
          </w:tcPr>
          <w:p w14:paraId="24D0DE14" w14:textId="77777777" w:rsidR="001572BB" w:rsidRDefault="001572BB" w:rsidP="001572BB">
            <w:pPr>
              <w:tabs>
                <w:tab w:val="left" w:pos="1782"/>
                <w:tab w:val="left" w:pos="13089"/>
              </w:tabs>
              <w:spacing w:beforeLines="20" w:before="48" w:afterLines="20" w:after="48"/>
              <w:rPr>
                <w:ins w:id="964" w:author="Tredouxhome" w:date="2014-11-06T10:17:00Z"/>
              </w:rPr>
            </w:pPr>
          </w:p>
        </w:tc>
        <w:tc>
          <w:tcPr>
            <w:tcW w:w="875" w:type="pct"/>
          </w:tcPr>
          <w:p w14:paraId="7BE473B6" w14:textId="77777777" w:rsidR="001572BB" w:rsidRDefault="001572BB" w:rsidP="001572BB">
            <w:pPr>
              <w:tabs>
                <w:tab w:val="decimal" w:pos="113"/>
              </w:tabs>
              <w:spacing w:beforeLines="20" w:before="48" w:afterLines="20" w:after="48"/>
              <w:jc w:val="center"/>
              <w:rPr>
                <w:ins w:id="965" w:author="Tredouxhome" w:date="2014-11-06T10:17:00Z"/>
              </w:rPr>
            </w:pPr>
          </w:p>
        </w:tc>
        <w:tc>
          <w:tcPr>
            <w:tcW w:w="808" w:type="pct"/>
          </w:tcPr>
          <w:p w14:paraId="06381424" w14:textId="77777777" w:rsidR="001572BB" w:rsidRDefault="001572BB" w:rsidP="001572BB">
            <w:pPr>
              <w:tabs>
                <w:tab w:val="decimal" w:pos="113"/>
              </w:tabs>
              <w:spacing w:beforeLines="20" w:before="48" w:afterLines="20" w:after="48"/>
              <w:jc w:val="center"/>
              <w:rPr>
                <w:ins w:id="966" w:author="Tredouxhome" w:date="2014-11-06T10:17:00Z"/>
              </w:rPr>
              <w:pPrChange w:id="967" w:author="Colin Tredoux" w:date="2014-11-11T11:29:00Z">
                <w:pPr>
                  <w:tabs>
                    <w:tab w:val="decimal" w:pos="113"/>
                  </w:tabs>
                </w:pPr>
              </w:pPrChange>
            </w:pPr>
          </w:p>
        </w:tc>
      </w:tr>
    </w:tbl>
    <w:p w14:paraId="59076FF1" w14:textId="30265501" w:rsidR="00CF7D6F" w:rsidRDefault="00CF7D6F">
      <w:pPr>
        <w:rPr>
          <w:ins w:id="968" w:author="Tredouxhome" w:date="2014-11-06T10:04:00Z"/>
          <w:b/>
        </w:rPr>
      </w:pPr>
    </w:p>
    <w:p w14:paraId="4997CE3F" w14:textId="77777777" w:rsidR="00CF7D6F" w:rsidRDefault="00CF7D6F">
      <w:pPr>
        <w:rPr>
          <w:ins w:id="969" w:author="Tredouxhome" w:date="2014-11-06T10:04:00Z"/>
          <w:b/>
        </w:rPr>
      </w:pPr>
      <w:ins w:id="970" w:author="Tredouxhome" w:date="2014-11-06T10:04:00Z">
        <w:r>
          <w:rPr>
            <w:b/>
          </w:rPr>
          <w:br w:type="page"/>
        </w:r>
      </w:ins>
    </w:p>
    <w:p w14:paraId="47089AC5" w14:textId="77777777" w:rsidR="00CE4ED3" w:rsidRDefault="00CE4ED3">
      <w:pPr>
        <w:rPr>
          <w:b/>
        </w:rPr>
      </w:pPr>
    </w:p>
    <w:p w14:paraId="7CFD06C7" w14:textId="77777777" w:rsidR="00C0091A" w:rsidRDefault="00B93FCB" w:rsidP="00BA0894">
      <w:pPr>
        <w:pStyle w:val="NoSpacing"/>
      </w:pPr>
      <w:r w:rsidRPr="00CC15CD">
        <w:rPr>
          <w:b/>
        </w:rPr>
        <w:t>Figure 1.</w:t>
      </w:r>
      <w:r>
        <w:t xml:space="preserve"> Experiences of threat in Northdale</w:t>
      </w:r>
      <w:r w:rsidR="00CC15CD">
        <w:t>.</w:t>
      </w:r>
    </w:p>
    <w:p w14:paraId="11F9F4E2" w14:textId="77777777" w:rsidR="00C0091A" w:rsidRDefault="00C0091A" w:rsidP="00BA0894">
      <w:pPr>
        <w:pStyle w:val="NoSpacing"/>
      </w:pPr>
    </w:p>
    <w:p w14:paraId="3D344DDB" w14:textId="77777777" w:rsidR="00B93FCB" w:rsidRDefault="00B93FCB" w:rsidP="00BA0894">
      <w:pPr>
        <w:pStyle w:val="NoSpacing"/>
      </w:pPr>
      <w:r>
        <w:rPr>
          <w:noProof/>
          <w:lang w:eastAsia="en-ZA"/>
        </w:rPr>
        <w:drawing>
          <wp:inline distT="0" distB="0" distL="0" distR="0" wp14:anchorId="511EF9E6" wp14:editId="2C65C665">
            <wp:extent cx="5731510" cy="7108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108825"/>
                    </a:xfrm>
                    <a:prstGeom prst="rect">
                      <a:avLst/>
                    </a:prstGeom>
                  </pic:spPr>
                </pic:pic>
              </a:graphicData>
            </a:graphic>
          </wp:inline>
        </w:drawing>
      </w:r>
    </w:p>
    <w:p w14:paraId="1A9B968A" w14:textId="77777777" w:rsidR="00B93FCB" w:rsidRDefault="00B93FCB" w:rsidP="00BA0894">
      <w:pPr>
        <w:pStyle w:val="NoSpacing"/>
      </w:pPr>
    </w:p>
    <w:p w14:paraId="5DEAE6A6" w14:textId="77777777" w:rsidR="00B93FCB" w:rsidRDefault="00B93FCB" w:rsidP="00BA0894">
      <w:pPr>
        <w:pStyle w:val="NoSpacing"/>
      </w:pPr>
    </w:p>
    <w:p w14:paraId="179F6931" w14:textId="77777777" w:rsidR="00B93FCB" w:rsidRDefault="00B93FCB" w:rsidP="00BA0894">
      <w:pPr>
        <w:pStyle w:val="NoSpacing"/>
      </w:pPr>
    </w:p>
    <w:p w14:paraId="59932C14" w14:textId="77777777" w:rsidR="00B93FCB" w:rsidRDefault="00B93FCB">
      <w:r>
        <w:br w:type="page"/>
      </w:r>
    </w:p>
    <w:p w14:paraId="7E0EECB4" w14:textId="6A3EF5CD" w:rsidR="00C0091A" w:rsidDel="004E1A8C" w:rsidRDefault="00CC15CD" w:rsidP="00BA0894">
      <w:pPr>
        <w:pStyle w:val="NoSpacing"/>
        <w:rPr>
          <w:del w:id="971" w:author="Tredouxhome" w:date="2014-11-06T10:48:00Z"/>
        </w:rPr>
      </w:pPr>
      <w:del w:id="972" w:author="Tredouxhome" w:date="2014-11-06T10:48:00Z">
        <w:r w:rsidRPr="00CC15CD" w:rsidDel="004E1A8C">
          <w:rPr>
            <w:b/>
          </w:rPr>
          <w:lastRenderedPageBreak/>
          <w:delText>Figure 2.</w:delText>
        </w:r>
        <w:r w:rsidDel="004E1A8C">
          <w:delText xml:space="preserve"> Model of the effects of closeness to an informal settlement</w:delText>
        </w:r>
      </w:del>
    </w:p>
    <w:p w14:paraId="1D9BB5BF" w14:textId="0C68B0B0" w:rsidR="00B93FCB" w:rsidDel="004E1A8C" w:rsidRDefault="00B93FCB" w:rsidP="00BA0894">
      <w:pPr>
        <w:pStyle w:val="NoSpacing"/>
        <w:rPr>
          <w:del w:id="973" w:author="Tredouxhome" w:date="2014-11-06T10:48:00Z"/>
        </w:rPr>
      </w:pPr>
    </w:p>
    <w:p w14:paraId="799819B4" w14:textId="1D346BD4" w:rsidR="00CC15CD" w:rsidDel="004E1A8C" w:rsidRDefault="005528C7" w:rsidP="00BA0894">
      <w:pPr>
        <w:pStyle w:val="NoSpacing"/>
        <w:rPr>
          <w:del w:id="974" w:author="Tredouxhome" w:date="2014-11-06T10:48:00Z"/>
        </w:rPr>
      </w:pPr>
      <w:del w:id="975" w:author="Tredouxhome" w:date="2014-11-06T10:48:00Z">
        <w:r w:rsidDel="004E1A8C">
          <w:rPr>
            <w:noProof/>
            <w:lang w:eastAsia="en-ZA"/>
          </w:rPr>
          <w:drawing>
            <wp:inline distT="0" distB="0" distL="0" distR="0" wp14:anchorId="5778E25D" wp14:editId="5390E32C">
              <wp:extent cx="6031946" cy="3081705"/>
              <wp:effectExtent l="0" t="0" r="698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4382" cy="3082950"/>
                      </a:xfrm>
                      <a:prstGeom prst="rect">
                        <a:avLst/>
                      </a:prstGeom>
                      <a:noFill/>
                    </pic:spPr>
                  </pic:pic>
                </a:graphicData>
              </a:graphic>
            </wp:inline>
          </w:drawing>
        </w:r>
      </w:del>
    </w:p>
    <w:p w14:paraId="5B1F0CDE" w14:textId="7F196BA5" w:rsidR="00C0091A" w:rsidDel="004E1A8C" w:rsidRDefault="00C0091A" w:rsidP="00BA0894">
      <w:pPr>
        <w:pStyle w:val="NoSpacing"/>
        <w:rPr>
          <w:del w:id="976" w:author="Tredouxhome" w:date="2014-11-06T10:48:00Z"/>
        </w:rPr>
      </w:pPr>
    </w:p>
    <w:p w14:paraId="513D91DD" w14:textId="73518977" w:rsidR="00B5333C" w:rsidDel="004E1A8C" w:rsidRDefault="00B5333C">
      <w:pPr>
        <w:rPr>
          <w:del w:id="977" w:author="Tredouxhome" w:date="2014-11-06T10:48:00Z"/>
        </w:rPr>
      </w:pPr>
      <w:del w:id="978" w:author="Tredouxhome" w:date="2014-11-06T10:48:00Z">
        <w:r w:rsidDel="004E1A8C">
          <w:br w:type="page"/>
        </w:r>
      </w:del>
    </w:p>
    <w:p w14:paraId="4211B6BC" w14:textId="307CDA6E" w:rsidR="00B5333C" w:rsidDel="004E1A8C" w:rsidRDefault="00B5333C" w:rsidP="00B5333C">
      <w:pPr>
        <w:pStyle w:val="NoSpacing"/>
        <w:rPr>
          <w:del w:id="979" w:author="Tredouxhome" w:date="2014-11-06T10:48:00Z"/>
        </w:rPr>
      </w:pPr>
      <w:del w:id="980" w:author="Tredouxhome" w:date="2014-11-06T10:48:00Z">
        <w:r w:rsidRPr="00656BF9" w:rsidDel="004E1A8C">
          <w:rPr>
            <w:b/>
          </w:rPr>
          <w:delText>Figure 3</w:delText>
        </w:r>
        <w:r w:rsidDel="004E1A8C">
          <w:delText>. Model of the effects of good quality contact with informal settlement residents.</w:delText>
        </w:r>
      </w:del>
    </w:p>
    <w:p w14:paraId="3C9C0FE8" w14:textId="40D48866" w:rsidR="00BA0894" w:rsidDel="004E1A8C" w:rsidRDefault="00BA0894" w:rsidP="00BA0894">
      <w:pPr>
        <w:pStyle w:val="NoSpacing"/>
        <w:rPr>
          <w:del w:id="981" w:author="Tredouxhome" w:date="2014-11-06T10:48:00Z"/>
        </w:rPr>
      </w:pPr>
    </w:p>
    <w:p w14:paraId="4A1B074E" w14:textId="6A1BD4F4" w:rsidR="00B5333C" w:rsidDel="004E1A8C" w:rsidRDefault="009D58E9" w:rsidP="00BA0894">
      <w:pPr>
        <w:pStyle w:val="NoSpacing"/>
        <w:rPr>
          <w:del w:id="982" w:author="Tredouxhome" w:date="2014-11-06T10:48:00Z"/>
        </w:rPr>
      </w:pPr>
      <w:del w:id="983" w:author="Tredouxhome" w:date="2014-11-06T10:48:00Z">
        <w:r w:rsidDel="004E1A8C">
          <w:rPr>
            <w:noProof/>
            <w:lang w:eastAsia="en-ZA"/>
          </w:rPr>
          <w:drawing>
            <wp:inline distT="0" distB="0" distL="0" distR="0" wp14:anchorId="78680392" wp14:editId="495DEA28">
              <wp:extent cx="5902221" cy="217170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126" cy="2172401"/>
                      </a:xfrm>
                      <a:prstGeom prst="rect">
                        <a:avLst/>
                      </a:prstGeom>
                      <a:noFill/>
                    </pic:spPr>
                  </pic:pic>
                </a:graphicData>
              </a:graphic>
            </wp:inline>
          </w:drawing>
        </w:r>
      </w:del>
    </w:p>
    <w:p w14:paraId="09F414E1" w14:textId="77777777" w:rsidR="00B5333C" w:rsidRDefault="00B5333C" w:rsidP="00BA0894">
      <w:pPr>
        <w:pStyle w:val="NoSpacing"/>
      </w:pPr>
    </w:p>
    <w:p w14:paraId="73D1B189" w14:textId="1360510B" w:rsidR="002C5650" w:rsidDel="004E1A8C" w:rsidRDefault="00D624B2" w:rsidP="00BA0894">
      <w:pPr>
        <w:pStyle w:val="NoSpacing"/>
        <w:rPr>
          <w:del w:id="984" w:author="Tredouxhome" w:date="2014-11-06T10:48:00Z"/>
        </w:rPr>
      </w:pPr>
      <w:del w:id="985" w:author="Tredouxhome" w:date="2014-11-06T10:48:00Z">
        <w:r w:rsidDel="004E1A8C">
          <w:delText>Note. Standardized regression coefficients for the model for participants living close to informal settlements are represented above the paths; Standardized regression coefficients for the model for participants living close to informal settlements are represented below the paths</w:delText>
        </w:r>
      </w:del>
    </w:p>
    <w:p w14:paraId="4E94BEA5" w14:textId="1F709247" w:rsidR="004E1A8C" w:rsidRDefault="004E1A8C">
      <w:r>
        <w:br w:type="page"/>
      </w:r>
    </w:p>
    <w:p w14:paraId="7C2DC0B6" w14:textId="77777777" w:rsidR="004E1A8C" w:rsidRDefault="004E1A8C" w:rsidP="00BA0894">
      <w:pPr>
        <w:pStyle w:val="NoSpacing"/>
        <w:sectPr w:rsidR="004E1A8C">
          <w:headerReference w:type="default" r:id="rId13"/>
          <w:pgSz w:w="11906" w:h="16838"/>
          <w:pgMar w:top="1440" w:right="1440" w:bottom="1440" w:left="1440" w:header="708" w:footer="708" w:gutter="0"/>
          <w:cols w:space="708"/>
          <w:docGrid w:linePitch="360"/>
        </w:sectPr>
      </w:pPr>
    </w:p>
    <w:p w14:paraId="282FA577" w14:textId="0BB7D4A5" w:rsidR="004E1A8C" w:rsidRDefault="003E29E2" w:rsidP="004E1A8C">
      <w:r>
        <w:rPr>
          <w:noProof/>
          <w:lang w:eastAsia="en-ZA"/>
        </w:rPr>
        <w:lastRenderedPageBreak/>
        <mc:AlternateContent>
          <mc:Choice Requires="wps">
            <w:drawing>
              <wp:anchor distT="0" distB="0" distL="114300" distR="114300" simplePos="0" relativeHeight="251584512" behindDoc="0" locked="0" layoutInCell="1" allowOverlap="1" wp14:anchorId="6ED63122" wp14:editId="1C66AB6D">
                <wp:simplePos x="0" y="0"/>
                <wp:positionH relativeFrom="column">
                  <wp:posOffset>5002039</wp:posOffset>
                </wp:positionH>
                <wp:positionV relativeFrom="paragraph">
                  <wp:posOffset>-95061</wp:posOffset>
                </wp:positionV>
                <wp:extent cx="1525509" cy="958661"/>
                <wp:effectExtent l="0" t="0" r="17780" b="13335"/>
                <wp:wrapNone/>
                <wp:docPr id="3" name="Oval 3"/>
                <wp:cNvGraphicFramePr/>
                <a:graphic xmlns:a="http://schemas.openxmlformats.org/drawingml/2006/main">
                  <a:graphicData uri="http://schemas.microsoft.com/office/word/2010/wordprocessingShape">
                    <wps:wsp>
                      <wps:cNvSpPr/>
                      <wps:spPr>
                        <a:xfrm>
                          <a:off x="0" y="0"/>
                          <a:ext cx="1525509" cy="958661"/>
                        </a:xfrm>
                        <a:prstGeom prst="ellipse">
                          <a:avLst/>
                        </a:prstGeom>
                        <a:solidFill>
                          <a:srgbClr val="E66F4A">
                            <a:alpha val="42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A382F3" w14:textId="458E18BF" w:rsidR="00347073" w:rsidRPr="00F13B41" w:rsidRDefault="00347073" w:rsidP="004E1A8C">
                            <w:pPr>
                              <w:spacing w:after="0" w:line="240" w:lineRule="auto"/>
                              <w:jc w:val="center"/>
                              <w:rPr>
                                <w:b/>
                                <w:color w:val="948A54" w:themeColor="background2" w:themeShade="80"/>
                                <w:sz w:val="32"/>
                                <w:szCs w:val="32"/>
                              </w:rPr>
                            </w:pPr>
                            <w:r w:rsidRPr="00F13B41">
                              <w:rPr>
                                <w:b/>
                                <w:color w:val="948A54" w:themeColor="background2" w:themeShade="80"/>
                                <w:sz w:val="32"/>
                                <w:szCs w:val="32"/>
                              </w:rPr>
                              <w:t>Contact avoid</w:t>
                            </w:r>
                            <w:ins w:id="986" w:author="Colin Tredoux" w:date="2014-11-11T11:11:00Z">
                              <w:r>
                                <w:rPr>
                                  <w:b/>
                                  <w:color w:val="948A54" w:themeColor="background2" w:themeShade="80"/>
                                  <w:sz w:val="32"/>
                                  <w:szCs w:val="32"/>
                                </w:rPr>
                                <w:t>ance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63122" id="Oval 3" o:spid="_x0000_s1026" style="position:absolute;margin-left:393.85pt;margin-top:-7.5pt;width:120.1pt;height:75.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" fillcolor="#e66f4a" strokecolor="#243f60 [1604]" strokeweight="2pt">
                <v:fill opacity="27499f"/>
                <v:textbox>
                  <w:txbxContent>
                    <w:p w14:paraId="28A382F3" w14:textId="458E18BF" w:rsidR="00347073" w:rsidRPr="00F13B41" w:rsidRDefault="00347073" w:rsidP="004E1A8C">
                      <w:pPr>
                        <w:spacing w:after="0" w:line="240" w:lineRule="auto"/>
                        <w:jc w:val="center"/>
                        <w:rPr>
                          <w:b/>
                          <w:color w:val="948A54" w:themeColor="background2" w:themeShade="80"/>
                          <w:sz w:val="32"/>
                          <w:szCs w:val="32"/>
                        </w:rPr>
                      </w:pPr>
                      <w:r w:rsidRPr="00F13B41">
                        <w:rPr>
                          <w:b/>
                          <w:color w:val="948A54" w:themeColor="background2" w:themeShade="80"/>
                          <w:sz w:val="32"/>
                          <w:szCs w:val="32"/>
                        </w:rPr>
                        <w:t>Contact avoid</w:t>
                      </w:r>
                      <w:ins w:id="987" w:author="Colin Tredoux" w:date="2014-11-11T11:11:00Z">
                        <w:r>
                          <w:rPr>
                            <w:b/>
                            <w:color w:val="948A54" w:themeColor="background2" w:themeShade="80"/>
                            <w:sz w:val="32"/>
                            <w:szCs w:val="32"/>
                          </w:rPr>
                          <w:t>ance</w:t>
                        </w:r>
                      </w:ins>
                    </w:p>
                  </w:txbxContent>
                </v:textbox>
              </v:oval>
            </w:pict>
          </mc:Fallback>
        </mc:AlternateContent>
      </w:r>
      <w:r w:rsidR="004E1A8C">
        <w:rPr>
          <w:noProof/>
          <w:lang w:eastAsia="en-ZA"/>
        </w:rPr>
        <mc:AlternateContent>
          <mc:Choice Requires="wps">
            <w:drawing>
              <wp:anchor distT="0" distB="0" distL="0" distR="0" simplePos="0" relativeHeight="251739136" behindDoc="0" locked="0" layoutInCell="1" allowOverlap="1" wp14:anchorId="1D343C94" wp14:editId="48EBB9DE">
                <wp:simplePos x="0" y="0"/>
                <wp:positionH relativeFrom="column">
                  <wp:posOffset>4912663</wp:posOffset>
                </wp:positionH>
                <wp:positionV relativeFrom="paragraph">
                  <wp:posOffset>1432797</wp:posOffset>
                </wp:positionV>
                <wp:extent cx="307340" cy="117475"/>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17475"/>
                        </a:xfrm>
                        <a:prstGeom prst="rect">
                          <a:avLst/>
                        </a:prstGeom>
                        <a:solidFill>
                          <a:srgbClr val="FFFFFF"/>
                        </a:solidFill>
                        <a:ln w="9525">
                          <a:noFill/>
                          <a:miter lim="800000"/>
                          <a:headEnd/>
                          <a:tailEnd/>
                        </a:ln>
                      </wps:spPr>
                      <wps:txbx>
                        <w:txbxContent>
                          <w:p w14:paraId="50C05831" w14:textId="77777777" w:rsidR="00347073" w:rsidRPr="00E339D5" w:rsidRDefault="00347073" w:rsidP="004E1A8C">
                            <w:pPr>
                              <w:spacing w:after="0" w:line="240" w:lineRule="auto"/>
                              <w:rPr>
                                <w:sz w:val="18"/>
                                <w:szCs w:val="16"/>
                              </w:rPr>
                            </w:pPr>
                            <w:r w:rsidRPr="00E339D5">
                              <w:rPr>
                                <w:sz w:val="18"/>
                                <w:szCs w:val="16"/>
                              </w:rPr>
                              <w:t>-.38*</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343C94" id="_x0000_t202" coordsize="21600,21600" o:spt="202" path="m,l,21600r21600,l21600,xe">
                <v:stroke joinstyle="miter"/>
                <v:path gradientshapeok="t" o:connecttype="rect"/>
              </v:shapetype>
              <v:shape id="Text Box 2" o:spid="_x0000_s1027" type="#_x0000_t202" style="position:absolute;margin-left:386.8pt;margin-top:112.8pt;width:24.2pt;height:9.25pt;z-index:251739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" stroked="f">
                <v:textbox inset="0,0,0,0">
                  <w:txbxContent>
                    <w:p w14:paraId="50C05831" w14:textId="77777777" w:rsidR="00347073" w:rsidRPr="00E339D5" w:rsidRDefault="00347073" w:rsidP="004E1A8C">
                      <w:pPr>
                        <w:spacing w:after="0" w:line="240" w:lineRule="auto"/>
                        <w:rPr>
                          <w:sz w:val="18"/>
                          <w:szCs w:val="16"/>
                        </w:rPr>
                      </w:pPr>
                      <w:r w:rsidRPr="00E339D5">
                        <w:rPr>
                          <w:sz w:val="18"/>
                          <w:szCs w:val="16"/>
                        </w:rPr>
                        <w:t>-.38*</w:t>
                      </w:r>
                    </w:p>
                  </w:txbxContent>
                </v:textbox>
                <w10:wrap type="square"/>
              </v:shape>
            </w:pict>
          </mc:Fallback>
        </mc:AlternateContent>
      </w:r>
      <w:r w:rsidR="004E1A8C">
        <w:rPr>
          <w:noProof/>
          <w:lang w:eastAsia="en-ZA"/>
        </w:rPr>
        <mc:AlternateContent>
          <mc:Choice Requires="wps">
            <w:drawing>
              <wp:anchor distT="0" distB="0" distL="0" distR="0" simplePos="0" relativeHeight="251732992" behindDoc="0" locked="0" layoutInCell="1" allowOverlap="1" wp14:anchorId="6AB2A470" wp14:editId="7F611104">
                <wp:simplePos x="0" y="0"/>
                <wp:positionH relativeFrom="column">
                  <wp:posOffset>4531056</wp:posOffset>
                </wp:positionH>
                <wp:positionV relativeFrom="paragraph">
                  <wp:posOffset>3507257</wp:posOffset>
                </wp:positionV>
                <wp:extent cx="307340" cy="11747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17475"/>
                        </a:xfrm>
                        <a:prstGeom prst="rect">
                          <a:avLst/>
                        </a:prstGeom>
                        <a:solidFill>
                          <a:srgbClr val="FFFFFF"/>
                        </a:solidFill>
                        <a:ln w="9525">
                          <a:noFill/>
                          <a:miter lim="800000"/>
                          <a:headEnd/>
                          <a:tailEnd/>
                        </a:ln>
                      </wps:spPr>
                      <wps:txbx>
                        <w:txbxContent>
                          <w:p w14:paraId="7E04267D" w14:textId="77777777" w:rsidR="00347073" w:rsidRPr="00E339D5" w:rsidRDefault="00347073" w:rsidP="004E1A8C">
                            <w:pPr>
                              <w:spacing w:after="0" w:line="240" w:lineRule="auto"/>
                              <w:jc w:val="center"/>
                              <w:rPr>
                                <w:sz w:val="18"/>
                                <w:szCs w:val="16"/>
                              </w:rPr>
                            </w:pPr>
                            <w:r w:rsidRPr="00E339D5">
                              <w:rPr>
                                <w:sz w:val="18"/>
                                <w:szCs w:val="16"/>
                              </w:rPr>
                              <w:t>.23*</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2A470" id="_x0000_s1028" type="#_x0000_t202" style="position:absolute;margin-left:356.8pt;margin-top:276.15pt;width:24.2pt;height:9.25pt;z-index:2517329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" stroked="f">
                <v:textbox inset="0,0,0,0">
                  <w:txbxContent>
                    <w:p w14:paraId="7E04267D" w14:textId="77777777" w:rsidR="00347073" w:rsidRPr="00E339D5" w:rsidRDefault="00347073" w:rsidP="004E1A8C">
                      <w:pPr>
                        <w:spacing w:after="0" w:line="240" w:lineRule="auto"/>
                        <w:jc w:val="center"/>
                        <w:rPr>
                          <w:sz w:val="18"/>
                          <w:szCs w:val="16"/>
                        </w:rPr>
                      </w:pPr>
                      <w:r w:rsidRPr="00E339D5">
                        <w:rPr>
                          <w:sz w:val="18"/>
                          <w:szCs w:val="16"/>
                        </w:rPr>
                        <w:t>.23*</w:t>
                      </w:r>
                    </w:p>
                  </w:txbxContent>
                </v:textbox>
                <w10:wrap type="square"/>
              </v:shape>
            </w:pict>
          </mc:Fallback>
        </mc:AlternateContent>
      </w:r>
      <w:r w:rsidR="004E1A8C">
        <w:rPr>
          <w:noProof/>
          <w:lang w:eastAsia="en-ZA"/>
        </w:rPr>
        <mc:AlternateContent>
          <mc:Choice Requires="wps">
            <w:drawing>
              <wp:anchor distT="0" distB="0" distL="0" distR="0" simplePos="0" relativeHeight="251726848" behindDoc="0" locked="0" layoutInCell="1" allowOverlap="1" wp14:anchorId="631C0A1F" wp14:editId="49D6D019">
                <wp:simplePos x="0" y="0"/>
                <wp:positionH relativeFrom="column">
                  <wp:posOffset>1944806</wp:posOffset>
                </wp:positionH>
                <wp:positionV relativeFrom="paragraph">
                  <wp:posOffset>3041764</wp:posOffset>
                </wp:positionV>
                <wp:extent cx="307340" cy="11747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17475"/>
                        </a:xfrm>
                        <a:prstGeom prst="rect">
                          <a:avLst/>
                        </a:prstGeom>
                        <a:solidFill>
                          <a:srgbClr val="FFFFFF"/>
                        </a:solidFill>
                        <a:ln w="9525">
                          <a:noFill/>
                          <a:miter lim="800000"/>
                          <a:headEnd/>
                          <a:tailEnd/>
                        </a:ln>
                      </wps:spPr>
                      <wps:txbx>
                        <w:txbxContent>
                          <w:p w14:paraId="00458FB0" w14:textId="77777777" w:rsidR="00347073" w:rsidRPr="00E339D5" w:rsidRDefault="00347073" w:rsidP="004E1A8C">
                            <w:pPr>
                              <w:spacing w:after="0" w:line="240" w:lineRule="auto"/>
                              <w:jc w:val="center"/>
                              <w:rPr>
                                <w:sz w:val="18"/>
                                <w:szCs w:val="16"/>
                              </w:rPr>
                            </w:pPr>
                            <w:r w:rsidRPr="00E339D5">
                              <w:rPr>
                                <w:sz w:val="18"/>
                                <w:szCs w:val="16"/>
                              </w:rPr>
                              <w:t>-.36**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C0A1F" id="_x0000_s1029" type="#_x0000_t202" style="position:absolute;margin-left:153.15pt;margin-top:239.5pt;width:24.2pt;height:9.25pt;z-index:251726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" stroked="f">
                <v:textbox inset="0,0,0,0">
                  <w:txbxContent>
                    <w:p w14:paraId="00458FB0" w14:textId="77777777" w:rsidR="00347073" w:rsidRPr="00E339D5" w:rsidRDefault="00347073" w:rsidP="004E1A8C">
                      <w:pPr>
                        <w:spacing w:after="0" w:line="240" w:lineRule="auto"/>
                        <w:jc w:val="center"/>
                        <w:rPr>
                          <w:sz w:val="18"/>
                          <w:szCs w:val="16"/>
                        </w:rPr>
                      </w:pPr>
                      <w:r w:rsidRPr="00E339D5">
                        <w:rPr>
                          <w:sz w:val="18"/>
                          <w:szCs w:val="16"/>
                        </w:rPr>
                        <w:t>-.36**</w:t>
                      </w:r>
                    </w:p>
                  </w:txbxContent>
                </v:textbox>
                <w10:wrap type="square"/>
              </v:shape>
            </w:pict>
          </mc:Fallback>
        </mc:AlternateContent>
      </w:r>
      <w:r w:rsidR="004E1A8C">
        <w:rPr>
          <w:noProof/>
          <w:lang w:eastAsia="en-ZA"/>
        </w:rPr>
        <mc:AlternateContent>
          <mc:Choice Requires="wps">
            <w:drawing>
              <wp:anchor distT="0" distB="0" distL="0" distR="0" simplePos="0" relativeHeight="251721728" behindDoc="0" locked="0" layoutInCell="1" allowOverlap="1" wp14:anchorId="08F2B756" wp14:editId="50FA1C7B">
                <wp:simplePos x="0" y="0"/>
                <wp:positionH relativeFrom="column">
                  <wp:posOffset>3323230</wp:posOffset>
                </wp:positionH>
                <wp:positionV relativeFrom="paragraph">
                  <wp:posOffset>3275245</wp:posOffset>
                </wp:positionV>
                <wp:extent cx="307340" cy="117475"/>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17475"/>
                        </a:xfrm>
                        <a:prstGeom prst="rect">
                          <a:avLst/>
                        </a:prstGeom>
                        <a:solidFill>
                          <a:srgbClr val="FFFFFF"/>
                        </a:solidFill>
                        <a:ln w="9525">
                          <a:noFill/>
                          <a:miter lim="800000"/>
                          <a:headEnd/>
                          <a:tailEnd/>
                        </a:ln>
                      </wps:spPr>
                      <wps:txbx>
                        <w:txbxContent>
                          <w:p w14:paraId="07A5F33C" w14:textId="1687E05C" w:rsidR="00347073" w:rsidRPr="00E339D5" w:rsidRDefault="00347073" w:rsidP="004E1A8C">
                            <w:pPr>
                              <w:spacing w:after="0" w:line="240" w:lineRule="auto"/>
                              <w:jc w:val="center"/>
                              <w:rPr>
                                <w:sz w:val="18"/>
                                <w:szCs w:val="16"/>
                              </w:rPr>
                            </w:pPr>
                            <w:r w:rsidRPr="00E339D5">
                              <w:rPr>
                                <w:sz w:val="18"/>
                                <w:szCs w:val="16"/>
                              </w:rPr>
                              <w:t>.6</w:t>
                            </w:r>
                            <w:del w:id="988" w:author="Colin Tredoux" w:date="2014-11-11T15:54:00Z">
                              <w:r w:rsidRPr="00E339D5" w:rsidDel="00550CD0">
                                <w:rPr>
                                  <w:sz w:val="18"/>
                                  <w:szCs w:val="16"/>
                                </w:rPr>
                                <w:delText>9</w:delText>
                              </w:r>
                            </w:del>
                            <w:ins w:id="989" w:author="Colin Tredoux" w:date="2014-11-11T15:54:00Z">
                              <w:r w:rsidR="00550CD0">
                                <w:rPr>
                                  <w:sz w:val="18"/>
                                  <w:szCs w:val="16"/>
                                </w:rPr>
                                <w:t>5</w:t>
                              </w:r>
                            </w:ins>
                            <w:r w:rsidRPr="00E339D5">
                              <w:rPr>
                                <w:sz w:val="18"/>
                                <w:szCs w:val="16"/>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2B756" id="_x0000_s1030" type="#_x0000_t202" style="position:absolute;margin-left:261.65pt;margin-top:257.9pt;width:24.2pt;height:9.25pt;z-index:251721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" stroked="f">
                <v:textbox inset="0,0,0,0">
                  <w:txbxContent>
                    <w:p w14:paraId="07A5F33C" w14:textId="1687E05C" w:rsidR="00347073" w:rsidRPr="00E339D5" w:rsidRDefault="00347073" w:rsidP="004E1A8C">
                      <w:pPr>
                        <w:spacing w:after="0" w:line="240" w:lineRule="auto"/>
                        <w:jc w:val="center"/>
                        <w:rPr>
                          <w:sz w:val="18"/>
                          <w:szCs w:val="16"/>
                        </w:rPr>
                      </w:pPr>
                      <w:r w:rsidRPr="00E339D5">
                        <w:rPr>
                          <w:sz w:val="18"/>
                          <w:szCs w:val="16"/>
                        </w:rPr>
                        <w:t>.6</w:t>
                      </w:r>
                      <w:del w:id="990" w:author="Colin Tredoux" w:date="2014-11-11T15:54:00Z">
                        <w:r w:rsidRPr="00E339D5" w:rsidDel="00550CD0">
                          <w:rPr>
                            <w:sz w:val="18"/>
                            <w:szCs w:val="16"/>
                          </w:rPr>
                          <w:delText>9</w:delText>
                        </w:r>
                      </w:del>
                      <w:ins w:id="991" w:author="Colin Tredoux" w:date="2014-11-11T15:54:00Z">
                        <w:r w:rsidR="00550CD0">
                          <w:rPr>
                            <w:sz w:val="18"/>
                            <w:szCs w:val="16"/>
                          </w:rPr>
                          <w:t>5</w:t>
                        </w:r>
                      </w:ins>
                      <w:r w:rsidRPr="00E339D5">
                        <w:rPr>
                          <w:sz w:val="18"/>
                          <w:szCs w:val="16"/>
                        </w:rPr>
                        <w:t>*</w:t>
                      </w:r>
                    </w:p>
                  </w:txbxContent>
                </v:textbox>
                <w10:wrap type="square"/>
              </v:shape>
            </w:pict>
          </mc:Fallback>
        </mc:AlternateContent>
      </w:r>
      <w:r w:rsidR="004E1A8C">
        <w:rPr>
          <w:noProof/>
          <w:lang w:eastAsia="en-ZA"/>
        </w:rPr>
        <mc:AlternateContent>
          <mc:Choice Requires="wps">
            <w:drawing>
              <wp:anchor distT="0" distB="0" distL="114300" distR="114300" simplePos="0" relativeHeight="251716608" behindDoc="0" locked="0" layoutInCell="1" allowOverlap="1" wp14:anchorId="0344706A" wp14:editId="26238CE0">
                <wp:simplePos x="0" y="0"/>
                <wp:positionH relativeFrom="column">
                  <wp:posOffset>3903260</wp:posOffset>
                </wp:positionH>
                <wp:positionV relativeFrom="paragraph">
                  <wp:posOffset>839337</wp:posOffset>
                </wp:positionV>
                <wp:extent cx="1480782" cy="2838735"/>
                <wp:effectExtent l="0" t="38100" r="62865" b="19050"/>
                <wp:wrapNone/>
                <wp:docPr id="30" name="Straight Arrow Connector 30"/>
                <wp:cNvGraphicFramePr/>
                <a:graphic xmlns:a="http://schemas.openxmlformats.org/drawingml/2006/main">
                  <a:graphicData uri="http://schemas.microsoft.com/office/word/2010/wordprocessingShape">
                    <wps:wsp>
                      <wps:cNvCnPr/>
                      <wps:spPr>
                        <a:xfrm flipV="1">
                          <a:off x="0" y="0"/>
                          <a:ext cx="1480782" cy="2838735"/>
                        </a:xfrm>
                        <a:prstGeom prst="straightConnector1">
                          <a:avLst/>
                        </a:prstGeom>
                        <a:ln w="14478">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45FB5B" id="_x0000_t32" coordsize="21600,21600" o:spt="32" o:oned="t" path="m,l21600,21600e" filled="f">
                <v:path arrowok="t" fillok="f" o:connecttype="none"/>
                <o:lock v:ext="edit" shapetype="t"/>
              </v:shapetype>
              <v:shape id="Straight Arrow Connector 30" o:spid="_x0000_s1026" type="#_x0000_t32" style="position:absolute;margin-left:307.35pt;margin-top:66.1pt;width:116.6pt;height:223.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" strokecolor="#4579b8 [3044]" strokeweight="1.14pt">
                <v:stroke endarrow="block"/>
              </v:shape>
            </w:pict>
          </mc:Fallback>
        </mc:AlternateContent>
      </w:r>
      <w:r w:rsidR="004E1A8C">
        <w:rPr>
          <w:noProof/>
          <w:lang w:eastAsia="en-ZA"/>
        </w:rPr>
        <mc:AlternateContent>
          <mc:Choice Requires="wps">
            <w:drawing>
              <wp:anchor distT="0" distB="0" distL="114300" distR="114300" simplePos="0" relativeHeight="251711488" behindDoc="0" locked="0" layoutInCell="1" allowOverlap="1" wp14:anchorId="572D881A" wp14:editId="3CE04052">
                <wp:simplePos x="0" y="0"/>
                <wp:positionH relativeFrom="column">
                  <wp:posOffset>4155743</wp:posOffset>
                </wp:positionH>
                <wp:positionV relativeFrom="paragraph">
                  <wp:posOffset>3159457</wp:posOffset>
                </wp:positionV>
                <wp:extent cx="1064526" cy="797872"/>
                <wp:effectExtent l="0" t="38100" r="59690" b="21590"/>
                <wp:wrapNone/>
                <wp:docPr id="29" name="Straight Arrow Connector 29"/>
                <wp:cNvGraphicFramePr/>
                <a:graphic xmlns:a="http://schemas.openxmlformats.org/drawingml/2006/main">
                  <a:graphicData uri="http://schemas.microsoft.com/office/word/2010/wordprocessingShape">
                    <wps:wsp>
                      <wps:cNvCnPr/>
                      <wps:spPr>
                        <a:xfrm flipV="1">
                          <a:off x="0" y="0"/>
                          <a:ext cx="1064526" cy="797872"/>
                        </a:xfrm>
                        <a:prstGeom prst="straightConnector1">
                          <a:avLst/>
                        </a:prstGeom>
                        <a:ln w="8763">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35225" id="Straight Arrow Connector 29" o:spid="_x0000_s1026" type="#_x0000_t32" style="position:absolute;margin-left:327.2pt;margin-top:248.8pt;width:83.8pt;height:62.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" strokecolor="#4579b8 [3044]" strokeweight=".69pt">
                <v:stroke endarrow="block"/>
              </v:shape>
            </w:pict>
          </mc:Fallback>
        </mc:AlternateContent>
      </w:r>
      <w:r w:rsidR="004E1A8C">
        <w:rPr>
          <w:noProof/>
          <w:lang w:eastAsia="en-ZA"/>
        </w:rPr>
        <mc:AlternateContent>
          <mc:Choice Requires="wps">
            <w:drawing>
              <wp:anchor distT="0" distB="0" distL="114300" distR="114300" simplePos="0" relativeHeight="251702272" behindDoc="0" locked="0" layoutInCell="1" allowOverlap="1" wp14:anchorId="78E7BC90" wp14:editId="0210668E">
                <wp:simplePos x="0" y="0"/>
                <wp:positionH relativeFrom="column">
                  <wp:posOffset>2081096</wp:posOffset>
                </wp:positionH>
                <wp:positionV relativeFrom="paragraph">
                  <wp:posOffset>1221475</wp:posOffset>
                </wp:positionV>
                <wp:extent cx="689400" cy="2777319"/>
                <wp:effectExtent l="0" t="0" r="34925" b="61595"/>
                <wp:wrapNone/>
                <wp:docPr id="27" name="Freeform 27"/>
                <wp:cNvGraphicFramePr/>
                <a:graphic xmlns:a="http://schemas.openxmlformats.org/drawingml/2006/main">
                  <a:graphicData uri="http://schemas.microsoft.com/office/word/2010/wordprocessingShape">
                    <wps:wsp>
                      <wps:cNvSpPr/>
                      <wps:spPr>
                        <a:xfrm>
                          <a:off x="0" y="0"/>
                          <a:ext cx="689400" cy="2777319"/>
                        </a:xfrm>
                        <a:custGeom>
                          <a:avLst/>
                          <a:gdLst>
                            <a:gd name="connsiteX0" fmla="*/ 689400 w 689400"/>
                            <a:gd name="connsiteY0" fmla="*/ 0 h 2777319"/>
                            <a:gd name="connsiteX1" fmla="*/ 188 w 689400"/>
                            <a:gd name="connsiteY1" fmla="*/ 2074459 h 2777319"/>
                            <a:gd name="connsiteX2" fmla="*/ 634808 w 689400"/>
                            <a:gd name="connsiteY2" fmla="*/ 2777319 h 2777319"/>
                          </a:gdLst>
                          <a:ahLst/>
                          <a:cxnLst>
                            <a:cxn ang="0">
                              <a:pos x="connsiteX0" y="connsiteY0"/>
                            </a:cxn>
                            <a:cxn ang="0">
                              <a:pos x="connsiteX1" y="connsiteY1"/>
                            </a:cxn>
                            <a:cxn ang="0">
                              <a:pos x="connsiteX2" y="connsiteY2"/>
                            </a:cxn>
                          </a:cxnLst>
                          <a:rect l="l" t="t" r="r" b="b"/>
                          <a:pathLst>
                            <a:path w="689400" h="2777319">
                              <a:moveTo>
                                <a:pt x="689400" y="0"/>
                              </a:moveTo>
                              <a:cubicBezTo>
                                <a:pt x="349343" y="805786"/>
                                <a:pt x="9287" y="1611573"/>
                                <a:pt x="188" y="2074459"/>
                              </a:cubicBezTo>
                              <a:cubicBezTo>
                                <a:pt x="-8911" y="2537345"/>
                                <a:pt x="312948" y="2657332"/>
                                <a:pt x="634808" y="2777319"/>
                              </a:cubicBezTo>
                            </a:path>
                          </a:pathLst>
                        </a:custGeom>
                        <a:noFill/>
                        <a:ln w="13716">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FF1DA" id="Freeform 27" o:spid="_x0000_s1026" style="position:absolute;margin-left:163.85pt;margin-top:96.2pt;width:54.3pt;height:218.7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689400,2777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" path="m689400,c349343,805786,9287,1611573,188,2074459v-9099,462886,312760,582873,634620,702860e" filled="f" strokecolor="#243f60 [1604]" strokeweight="1.08pt">
                <v:stroke endarrow="block"/>
                <v:path arrowok="t" o:connecttype="custom" o:connectlocs="689400,0;188,2074459;634808,2777319" o:connectangles="0,0,0"/>
              </v:shape>
            </w:pict>
          </mc:Fallback>
        </mc:AlternateContent>
      </w:r>
      <w:r w:rsidR="004E1A8C">
        <w:rPr>
          <w:noProof/>
          <w:lang w:eastAsia="en-ZA"/>
        </w:rPr>
        <mc:AlternateContent>
          <mc:Choice Requires="wps">
            <w:drawing>
              <wp:anchor distT="0" distB="0" distL="114300" distR="114300" simplePos="0" relativeHeight="251693056" behindDoc="0" locked="0" layoutInCell="1" allowOverlap="1" wp14:anchorId="5E16D457" wp14:editId="4A3B041E">
                <wp:simplePos x="0" y="0"/>
                <wp:positionH relativeFrom="column">
                  <wp:posOffset>3452884</wp:posOffset>
                </wp:positionH>
                <wp:positionV relativeFrom="paragraph">
                  <wp:posOffset>3074537</wp:posOffset>
                </wp:positionV>
                <wp:extent cx="0" cy="487529"/>
                <wp:effectExtent l="76200" t="38100" r="57150" b="27305"/>
                <wp:wrapNone/>
                <wp:docPr id="26" name="Straight Arrow Connector 26"/>
                <wp:cNvGraphicFramePr/>
                <a:graphic xmlns:a="http://schemas.openxmlformats.org/drawingml/2006/main">
                  <a:graphicData uri="http://schemas.microsoft.com/office/word/2010/wordprocessingShape">
                    <wps:wsp>
                      <wps:cNvCnPr/>
                      <wps:spPr>
                        <a:xfrm flipV="1">
                          <a:off x="0" y="0"/>
                          <a:ext cx="0" cy="487529"/>
                        </a:xfrm>
                        <a:prstGeom prst="straightConnector1">
                          <a:avLst/>
                        </a:prstGeom>
                        <a:ln w="26289">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2623B" id="Straight Arrow Connector 26" o:spid="_x0000_s1026" type="#_x0000_t32" style="position:absolute;margin-left:271.9pt;margin-top:242.1pt;width:0;height:38.4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" strokecolor="#4579b8 [3044]" strokeweight="2.07pt">
                <v:stroke endarrow="block"/>
              </v:shape>
            </w:pict>
          </mc:Fallback>
        </mc:AlternateContent>
      </w:r>
      <w:r w:rsidR="004E1A8C">
        <w:rPr>
          <w:noProof/>
          <w:lang w:eastAsia="en-ZA"/>
        </w:rPr>
        <mc:AlternateContent>
          <mc:Choice Requires="wps">
            <w:drawing>
              <wp:anchor distT="0" distB="0" distL="114300" distR="114300" simplePos="0" relativeHeight="251683840" behindDoc="0" locked="0" layoutInCell="1" allowOverlap="1" wp14:anchorId="33627E2C" wp14:editId="5519C505">
                <wp:simplePos x="0" y="0"/>
                <wp:positionH relativeFrom="column">
                  <wp:posOffset>2722397</wp:posOffset>
                </wp:positionH>
                <wp:positionV relativeFrom="paragraph">
                  <wp:posOffset>3568340</wp:posOffset>
                </wp:positionV>
                <wp:extent cx="1435100" cy="863600"/>
                <wp:effectExtent l="0" t="0" r="12700" b="12700"/>
                <wp:wrapNone/>
                <wp:docPr id="24" name="Oval 24"/>
                <wp:cNvGraphicFramePr/>
                <a:graphic xmlns:a="http://schemas.openxmlformats.org/drawingml/2006/main">
                  <a:graphicData uri="http://schemas.microsoft.com/office/word/2010/wordprocessingShape">
                    <wps:wsp>
                      <wps:cNvSpPr/>
                      <wps:spPr>
                        <a:xfrm>
                          <a:off x="0" y="0"/>
                          <a:ext cx="1435100" cy="863600"/>
                        </a:xfrm>
                        <a:prstGeom prst="ellipse">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71034B" w14:textId="77777777" w:rsidR="00347073" w:rsidRPr="00F13B41" w:rsidRDefault="00347073" w:rsidP="004E1A8C">
                            <w:pPr>
                              <w:spacing w:after="0" w:line="240" w:lineRule="auto"/>
                              <w:jc w:val="center"/>
                              <w:rPr>
                                <w:b/>
                                <w:color w:val="948A54" w:themeColor="background2" w:themeShade="80"/>
                                <w:sz w:val="32"/>
                                <w:szCs w:val="32"/>
                              </w:rPr>
                            </w:pPr>
                            <w:r>
                              <w:rPr>
                                <w:b/>
                                <w:color w:val="948A54" w:themeColor="background2" w:themeShade="80"/>
                                <w:sz w:val="32"/>
                                <w:szCs w:val="32"/>
                              </w:rPr>
                              <w:t>Contact qual</w:t>
                            </w:r>
                            <w:r w:rsidRPr="00F13B41">
                              <w:rPr>
                                <w:b/>
                                <w:color w:val="948A54" w:themeColor="background2" w:themeShade="80"/>
                                <w:sz w:val="32"/>
                                <w:szCs w:val="32"/>
                              </w:rPr>
                              <w: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27E2C" id="Oval 24" o:spid="_x0000_s1031" style="position:absolute;margin-left:214.35pt;margin-top:280.95pt;width:113pt;height:6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" fillcolor="#4f81bd [3204]" strokecolor="#243f60 [1604]" strokeweight="2pt">
                <v:fill opacity="6682f"/>
                <v:textbox>
                  <w:txbxContent>
                    <w:p w14:paraId="0471034B" w14:textId="77777777" w:rsidR="00347073" w:rsidRPr="00F13B41" w:rsidRDefault="00347073" w:rsidP="004E1A8C">
                      <w:pPr>
                        <w:spacing w:after="0" w:line="240" w:lineRule="auto"/>
                        <w:jc w:val="center"/>
                        <w:rPr>
                          <w:b/>
                          <w:color w:val="948A54" w:themeColor="background2" w:themeShade="80"/>
                          <w:sz w:val="32"/>
                          <w:szCs w:val="32"/>
                        </w:rPr>
                      </w:pPr>
                      <w:r>
                        <w:rPr>
                          <w:b/>
                          <w:color w:val="948A54" w:themeColor="background2" w:themeShade="80"/>
                          <w:sz w:val="32"/>
                          <w:szCs w:val="32"/>
                        </w:rPr>
                        <w:t>Contact qual</w:t>
                      </w:r>
                      <w:r w:rsidRPr="00F13B41">
                        <w:rPr>
                          <w:b/>
                          <w:color w:val="948A54" w:themeColor="background2" w:themeShade="80"/>
                          <w:sz w:val="32"/>
                          <w:szCs w:val="32"/>
                        </w:rPr>
                        <w:t>ity</w:t>
                      </w:r>
                    </w:p>
                  </w:txbxContent>
                </v:textbox>
              </v:oval>
            </w:pict>
          </mc:Fallback>
        </mc:AlternateContent>
      </w:r>
      <w:r w:rsidR="004E1A8C">
        <w:rPr>
          <w:noProof/>
          <w:lang w:eastAsia="en-ZA"/>
        </w:rPr>
        <mc:AlternateContent>
          <mc:Choice Requires="wps">
            <w:drawing>
              <wp:anchor distT="0" distB="0" distL="114300" distR="114300" simplePos="0" relativeHeight="251579392" behindDoc="0" locked="0" layoutInCell="1" allowOverlap="1" wp14:anchorId="622D100D" wp14:editId="58A844A8">
                <wp:simplePos x="0" y="0"/>
                <wp:positionH relativeFrom="column">
                  <wp:posOffset>6434919</wp:posOffset>
                </wp:positionH>
                <wp:positionV relativeFrom="paragraph">
                  <wp:posOffset>1153236</wp:posOffset>
                </wp:positionV>
                <wp:extent cx="1435100" cy="863600"/>
                <wp:effectExtent l="0" t="0" r="12700" b="12700"/>
                <wp:wrapNone/>
                <wp:docPr id="11" name="Oval 11"/>
                <wp:cNvGraphicFramePr/>
                <a:graphic xmlns:a="http://schemas.openxmlformats.org/drawingml/2006/main">
                  <a:graphicData uri="http://schemas.microsoft.com/office/word/2010/wordprocessingShape">
                    <wps:wsp>
                      <wps:cNvSpPr/>
                      <wps:spPr>
                        <a:xfrm>
                          <a:off x="0" y="0"/>
                          <a:ext cx="1435100" cy="863600"/>
                        </a:xfrm>
                        <a:prstGeom prst="ellipse">
                          <a:avLst/>
                        </a:prstGeom>
                        <a:gradFill flip="none" rotWithShape="1">
                          <a:gsLst>
                            <a:gs pos="0">
                              <a:srgbClr val="FF0000">
                                <a:alpha val="50000"/>
                              </a:srgbClr>
                            </a:gs>
                            <a:gs pos="52000">
                              <a:schemeClr val="accent1">
                                <a:tint val="44500"/>
                                <a:satMod val="160000"/>
                                <a:alpha val="54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980277" w14:textId="77777777" w:rsidR="00347073" w:rsidRPr="00D97D64" w:rsidRDefault="00347073" w:rsidP="004E1A8C">
                            <w:pPr>
                              <w:spacing w:after="0" w:line="240" w:lineRule="auto"/>
                              <w:jc w:val="center"/>
                              <w:rPr>
                                <w:b/>
                                <w:color w:val="FFFFFF" w:themeColor="background1"/>
                                <w:sz w:val="32"/>
                                <w:szCs w:val="32"/>
                              </w:rPr>
                            </w:pPr>
                            <w:r w:rsidRPr="00D97D64">
                              <w:rPr>
                                <w:b/>
                                <w:color w:val="FFFFFF" w:themeColor="background1"/>
                                <w:sz w:val="32"/>
                                <w:szCs w:val="32"/>
                              </w:rPr>
                              <w:t>Prejudice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2D100D" id="Oval 11" o:spid="_x0000_s1032" style="position:absolute;margin-left:506.7pt;margin-top:90.8pt;width:113pt;height:68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" fillcolor="red" strokecolor="#243f60 [1604]" strokeweight="2pt">
                <v:fill color2="#d6e2f0 [756]" o:opacity2=".5" rotate="t" angle="45" colors="0 red;34079f #c2d1ed;1 #e1e8f5" focus="100%" type="gradient"/>
                <v:textbox>
                  <w:txbxContent>
                    <w:p w14:paraId="7E980277" w14:textId="77777777" w:rsidR="00347073" w:rsidRPr="00D97D64" w:rsidRDefault="00347073" w:rsidP="004E1A8C">
                      <w:pPr>
                        <w:spacing w:after="0" w:line="240" w:lineRule="auto"/>
                        <w:jc w:val="center"/>
                        <w:rPr>
                          <w:b/>
                          <w:color w:val="FFFFFF" w:themeColor="background1"/>
                          <w:sz w:val="32"/>
                          <w:szCs w:val="32"/>
                        </w:rPr>
                      </w:pPr>
                      <w:r w:rsidRPr="00D97D64">
                        <w:rPr>
                          <w:b/>
                          <w:color w:val="FFFFFF" w:themeColor="background1"/>
                          <w:sz w:val="32"/>
                          <w:szCs w:val="32"/>
                        </w:rPr>
                        <w:t>Prejudice</w:t>
                      </w:r>
                    </w:p>
                  </w:txbxContent>
                </v:textbox>
              </v:oval>
            </w:pict>
          </mc:Fallback>
        </mc:AlternateContent>
      </w:r>
      <w:r w:rsidR="004E1A8C">
        <w:rPr>
          <w:noProof/>
          <w:lang w:eastAsia="en-ZA"/>
        </w:rPr>
        <mc:AlternateContent>
          <mc:Choice Requires="wps">
            <w:drawing>
              <wp:anchor distT="0" distB="0" distL="114300" distR="114300" simplePos="0" relativeHeight="251687936" behindDoc="0" locked="0" layoutInCell="1" allowOverlap="1" wp14:anchorId="55E95DFD" wp14:editId="4A5EB3D4">
                <wp:simplePos x="0" y="0"/>
                <wp:positionH relativeFrom="column">
                  <wp:posOffset>2640842</wp:posOffset>
                </wp:positionH>
                <wp:positionV relativeFrom="paragraph">
                  <wp:posOffset>2210938</wp:posOffset>
                </wp:positionV>
                <wp:extent cx="1435100" cy="863600"/>
                <wp:effectExtent l="0" t="0" r="12700" b="12700"/>
                <wp:wrapNone/>
                <wp:docPr id="4" name="Oval 4"/>
                <wp:cNvGraphicFramePr/>
                <a:graphic xmlns:a="http://schemas.openxmlformats.org/drawingml/2006/main">
                  <a:graphicData uri="http://schemas.microsoft.com/office/word/2010/wordprocessingShape">
                    <wps:wsp>
                      <wps:cNvSpPr/>
                      <wps:spPr>
                        <a:xfrm>
                          <a:off x="0" y="0"/>
                          <a:ext cx="1435100" cy="863600"/>
                        </a:xfrm>
                        <a:prstGeom prst="ellipse">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370A2" w14:textId="77777777" w:rsidR="00347073" w:rsidRPr="00F13B41" w:rsidRDefault="00347073" w:rsidP="004E1A8C">
                            <w:pPr>
                              <w:spacing w:after="0" w:line="240" w:lineRule="auto"/>
                              <w:jc w:val="center"/>
                              <w:rPr>
                                <w:b/>
                                <w:color w:val="948A54" w:themeColor="background2" w:themeShade="80"/>
                                <w:sz w:val="32"/>
                                <w:szCs w:val="32"/>
                              </w:rPr>
                            </w:pPr>
                            <w:r w:rsidRPr="00F13B41">
                              <w:rPr>
                                <w:b/>
                                <w:color w:val="948A54" w:themeColor="background2" w:themeShade="80"/>
                                <w:sz w:val="32"/>
                                <w:szCs w:val="32"/>
                              </w:rPr>
                              <w:t>Contact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95DFD" id="Oval 4" o:spid="_x0000_s1033" style="position:absolute;margin-left:207.95pt;margin-top:174.1pt;width:113pt;height:6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" fillcolor="#4f81bd [3204]" strokecolor="#243f60 [1604]" strokeweight="2pt">
                <v:fill opacity="6682f"/>
                <v:textbox>
                  <w:txbxContent>
                    <w:p w14:paraId="23E370A2" w14:textId="77777777" w:rsidR="00347073" w:rsidRPr="00F13B41" w:rsidRDefault="00347073" w:rsidP="004E1A8C">
                      <w:pPr>
                        <w:spacing w:after="0" w:line="240" w:lineRule="auto"/>
                        <w:jc w:val="center"/>
                        <w:rPr>
                          <w:b/>
                          <w:color w:val="948A54" w:themeColor="background2" w:themeShade="80"/>
                          <w:sz w:val="32"/>
                          <w:szCs w:val="32"/>
                        </w:rPr>
                      </w:pPr>
                      <w:r w:rsidRPr="00F13B41">
                        <w:rPr>
                          <w:b/>
                          <w:color w:val="948A54" w:themeColor="background2" w:themeShade="80"/>
                          <w:sz w:val="32"/>
                          <w:szCs w:val="32"/>
                        </w:rPr>
                        <w:t>Contact quantity</w:t>
                      </w:r>
                    </w:p>
                  </w:txbxContent>
                </v:textbox>
              </v:oval>
            </w:pict>
          </mc:Fallback>
        </mc:AlternateContent>
      </w:r>
      <w:r w:rsidR="004E1A8C">
        <w:rPr>
          <w:noProof/>
          <w:lang w:eastAsia="en-ZA"/>
        </w:rPr>
        <mc:AlternateContent>
          <mc:Choice Requires="wps">
            <w:drawing>
              <wp:anchor distT="0" distB="0" distL="114300" distR="114300" simplePos="0" relativeHeight="251697152" behindDoc="0" locked="0" layoutInCell="1" allowOverlap="1" wp14:anchorId="294C7272" wp14:editId="2E259AD7">
                <wp:simplePos x="0" y="0"/>
                <wp:positionH relativeFrom="column">
                  <wp:posOffset>2627194</wp:posOffset>
                </wp:positionH>
                <wp:positionV relativeFrom="paragraph">
                  <wp:posOffset>532263</wp:posOffset>
                </wp:positionV>
                <wp:extent cx="1435100" cy="863600"/>
                <wp:effectExtent l="0" t="0" r="12700" b="12700"/>
                <wp:wrapNone/>
                <wp:docPr id="6" name="Oval 6"/>
                <wp:cNvGraphicFramePr/>
                <a:graphic xmlns:a="http://schemas.openxmlformats.org/drawingml/2006/main">
                  <a:graphicData uri="http://schemas.microsoft.com/office/word/2010/wordprocessingShape">
                    <wps:wsp>
                      <wps:cNvSpPr/>
                      <wps:spPr>
                        <a:xfrm>
                          <a:off x="0" y="0"/>
                          <a:ext cx="1435100" cy="863600"/>
                        </a:xfrm>
                        <a:prstGeom prst="ellipse">
                          <a:avLst/>
                        </a:prstGeom>
                        <a:solidFill>
                          <a:srgbClr val="E66F4A">
                            <a:alpha val="42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64ADD9" w14:textId="77777777" w:rsidR="00347073" w:rsidRPr="00F13B41" w:rsidRDefault="00347073" w:rsidP="004E1A8C">
                            <w:pPr>
                              <w:spacing w:after="0" w:line="240" w:lineRule="auto"/>
                              <w:jc w:val="center"/>
                              <w:rPr>
                                <w:b/>
                                <w:color w:val="244061" w:themeColor="accent1" w:themeShade="80"/>
                                <w:sz w:val="32"/>
                                <w:szCs w:val="32"/>
                              </w:rPr>
                            </w:pPr>
                            <w:r w:rsidRPr="00F13B41">
                              <w:rPr>
                                <w:b/>
                                <w:color w:val="244061" w:themeColor="accent1" w:themeShade="80"/>
                                <w:sz w:val="32"/>
                                <w:szCs w:val="32"/>
                              </w:rPr>
                              <w:t>Threat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C7272" id="Oval 6" o:spid="_x0000_s1034" style="position:absolute;margin-left:206.85pt;margin-top:41.9pt;width:113pt;height:6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" fillcolor="#e66f4a" strokecolor="#243f60 [1604]" strokeweight="2pt">
                <v:fill opacity="27499f"/>
                <v:textbox>
                  <w:txbxContent>
                    <w:p w14:paraId="6764ADD9" w14:textId="77777777" w:rsidR="00347073" w:rsidRPr="00F13B41" w:rsidRDefault="00347073" w:rsidP="004E1A8C">
                      <w:pPr>
                        <w:spacing w:after="0" w:line="240" w:lineRule="auto"/>
                        <w:jc w:val="center"/>
                        <w:rPr>
                          <w:b/>
                          <w:color w:val="244061" w:themeColor="accent1" w:themeShade="80"/>
                          <w:sz w:val="32"/>
                          <w:szCs w:val="32"/>
                        </w:rPr>
                      </w:pPr>
                      <w:r w:rsidRPr="00F13B41">
                        <w:rPr>
                          <w:b/>
                          <w:color w:val="244061" w:themeColor="accent1" w:themeShade="80"/>
                          <w:sz w:val="32"/>
                          <w:szCs w:val="32"/>
                        </w:rPr>
                        <w:t>Threat</w:t>
                      </w:r>
                    </w:p>
                  </w:txbxContent>
                </v:textbox>
              </v:oval>
            </w:pict>
          </mc:Fallback>
        </mc:AlternateContent>
      </w:r>
      <w:r w:rsidR="004E1A8C">
        <w:rPr>
          <w:noProof/>
          <w:lang w:eastAsia="en-ZA"/>
        </w:rPr>
        <mc:AlternateContent>
          <mc:Choice Requires="wps">
            <w:drawing>
              <wp:anchor distT="0" distB="0" distL="114300" distR="114300" simplePos="0" relativeHeight="251706368" behindDoc="0" locked="0" layoutInCell="1" allowOverlap="1" wp14:anchorId="4F4FBEED" wp14:editId="73B2073D">
                <wp:simplePos x="0" y="0"/>
                <wp:positionH relativeFrom="column">
                  <wp:posOffset>5022376</wp:posOffset>
                </wp:positionH>
                <wp:positionV relativeFrom="paragraph">
                  <wp:posOffset>2388359</wp:posOffset>
                </wp:positionV>
                <wp:extent cx="1435100" cy="863600"/>
                <wp:effectExtent l="0" t="0" r="12700" b="12700"/>
                <wp:wrapNone/>
                <wp:docPr id="7" name="Oval 7"/>
                <wp:cNvGraphicFramePr/>
                <a:graphic xmlns:a="http://schemas.openxmlformats.org/drawingml/2006/main">
                  <a:graphicData uri="http://schemas.microsoft.com/office/word/2010/wordprocessingShape">
                    <wps:wsp>
                      <wps:cNvSpPr/>
                      <wps:spPr>
                        <a:xfrm>
                          <a:off x="0" y="0"/>
                          <a:ext cx="1435100" cy="863600"/>
                        </a:xfrm>
                        <a:prstGeom prst="ellipse">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E441D" w14:textId="77777777" w:rsidR="00347073" w:rsidRPr="00F13B41" w:rsidRDefault="00347073" w:rsidP="004E1A8C">
                            <w:pPr>
                              <w:spacing w:after="0" w:line="240" w:lineRule="auto"/>
                              <w:jc w:val="center"/>
                              <w:rPr>
                                <w:b/>
                                <w:color w:val="244061" w:themeColor="accent1" w:themeShade="80"/>
                                <w:sz w:val="32"/>
                                <w:szCs w:val="32"/>
                              </w:rPr>
                            </w:pPr>
                            <w:r w:rsidRPr="00F13B41">
                              <w:rPr>
                                <w:b/>
                                <w:color w:val="244061" w:themeColor="accent1" w:themeShade="80"/>
                                <w:sz w:val="32"/>
                                <w:szCs w:val="32"/>
                              </w:rPr>
                              <w:t>Empathy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4FBEED" id="Oval 7" o:spid="_x0000_s1035" style="position:absolute;margin-left:395.45pt;margin-top:188.05pt;width:113pt;height:6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" fillcolor="#4f81bd [3204]" strokecolor="#243f60 [1604]" strokeweight="2pt">
                <v:fill opacity="6682f"/>
                <v:textbox>
                  <w:txbxContent>
                    <w:p w14:paraId="1C6E441D" w14:textId="77777777" w:rsidR="00347073" w:rsidRPr="00F13B41" w:rsidRDefault="00347073" w:rsidP="004E1A8C">
                      <w:pPr>
                        <w:spacing w:after="0" w:line="240" w:lineRule="auto"/>
                        <w:jc w:val="center"/>
                        <w:rPr>
                          <w:b/>
                          <w:color w:val="244061" w:themeColor="accent1" w:themeShade="80"/>
                          <w:sz w:val="32"/>
                          <w:szCs w:val="32"/>
                        </w:rPr>
                      </w:pPr>
                      <w:r w:rsidRPr="00F13B41">
                        <w:rPr>
                          <w:b/>
                          <w:color w:val="244061" w:themeColor="accent1" w:themeShade="80"/>
                          <w:sz w:val="32"/>
                          <w:szCs w:val="32"/>
                        </w:rPr>
                        <w:t>Empathy</w:t>
                      </w:r>
                    </w:p>
                  </w:txbxContent>
                </v:textbox>
              </v:oval>
            </w:pict>
          </mc:Fallback>
        </mc:AlternateContent>
      </w:r>
      <w:r w:rsidR="004E1A8C">
        <w:rPr>
          <w:noProof/>
          <w:lang w:eastAsia="en-ZA"/>
        </w:rPr>
        <mc:AlternateContent>
          <mc:Choice Requires="wps">
            <w:drawing>
              <wp:anchor distT="0" distB="0" distL="114300" distR="114300" simplePos="0" relativeHeight="251574272" behindDoc="0" locked="0" layoutInCell="1" allowOverlap="1" wp14:anchorId="111F381A" wp14:editId="0FCCA6E6">
                <wp:simplePos x="0" y="0"/>
                <wp:positionH relativeFrom="column">
                  <wp:posOffset>4080680</wp:posOffset>
                </wp:positionH>
                <wp:positionV relativeFrom="paragraph">
                  <wp:posOffset>552735</wp:posOffset>
                </wp:positionV>
                <wp:extent cx="936625" cy="388620"/>
                <wp:effectExtent l="0" t="38100" r="53975" b="30480"/>
                <wp:wrapNone/>
                <wp:docPr id="10" name="Straight Arrow Connector 10"/>
                <wp:cNvGraphicFramePr/>
                <a:graphic xmlns:a="http://schemas.openxmlformats.org/drawingml/2006/main">
                  <a:graphicData uri="http://schemas.microsoft.com/office/word/2010/wordprocessingShape">
                    <wps:wsp>
                      <wps:cNvCnPr/>
                      <wps:spPr>
                        <a:xfrm flipV="1">
                          <a:off x="0" y="0"/>
                          <a:ext cx="936625" cy="388620"/>
                        </a:xfrm>
                        <a:prstGeom prst="straightConnector1">
                          <a:avLst/>
                        </a:prstGeom>
                        <a:ln w="25527">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EE217" id="Straight Arrow Connector 10" o:spid="_x0000_s1026" type="#_x0000_t32" style="position:absolute;margin-left:321.3pt;margin-top:43.5pt;width:73.75pt;height:30.6pt;flip:y;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" strokecolor="#4579b8 [3044]" strokeweight="2.01pt">
                <v:stroke endarrow="block"/>
              </v:shape>
            </w:pict>
          </mc:Fallback>
        </mc:AlternateContent>
      </w:r>
      <w:r w:rsidR="004E1A8C">
        <w:rPr>
          <w:noProof/>
          <w:lang w:eastAsia="en-ZA"/>
        </w:rPr>
        <mc:AlternateContent>
          <mc:Choice Requires="wps">
            <w:drawing>
              <wp:anchor distT="0" distB="0" distL="114300" distR="114300" simplePos="0" relativeHeight="251570176" behindDoc="0" locked="0" layoutInCell="1" allowOverlap="1" wp14:anchorId="2FC17B74" wp14:editId="392B8339">
                <wp:simplePos x="0" y="0"/>
                <wp:positionH relativeFrom="column">
                  <wp:posOffset>4094328</wp:posOffset>
                </wp:positionH>
                <wp:positionV relativeFrom="paragraph">
                  <wp:posOffset>1753738</wp:posOffset>
                </wp:positionV>
                <wp:extent cx="2344848" cy="959240"/>
                <wp:effectExtent l="0" t="38100" r="55880" b="31750"/>
                <wp:wrapNone/>
                <wp:docPr id="12" name="Straight Arrow Connector 12"/>
                <wp:cNvGraphicFramePr/>
                <a:graphic xmlns:a="http://schemas.openxmlformats.org/drawingml/2006/main">
                  <a:graphicData uri="http://schemas.microsoft.com/office/word/2010/wordprocessingShape">
                    <wps:wsp>
                      <wps:cNvCnPr/>
                      <wps:spPr>
                        <a:xfrm flipV="1">
                          <a:off x="0" y="0"/>
                          <a:ext cx="2344848" cy="959240"/>
                        </a:xfrm>
                        <a:prstGeom prst="straightConnector1">
                          <a:avLst/>
                        </a:prstGeom>
                        <a:ln w="16764">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B3009" id="Straight Arrow Connector 12" o:spid="_x0000_s1026" type="#_x0000_t32" style="position:absolute;margin-left:322.4pt;margin-top:138.1pt;width:184.65pt;height:75.55pt;flip:y;z-index:25157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" strokecolor="#4579b8 [3044]" strokeweight="1.32pt">
                <v:stroke endarrow="block"/>
              </v:shape>
            </w:pict>
          </mc:Fallback>
        </mc:AlternateContent>
      </w:r>
      <w:r w:rsidR="004E1A8C">
        <w:rPr>
          <w:noProof/>
          <w:lang w:eastAsia="en-ZA"/>
        </w:rPr>
        <mc:AlternateContent>
          <mc:Choice Requires="wps">
            <w:drawing>
              <wp:anchor distT="0" distB="0" distL="114300" distR="114300" simplePos="0" relativeHeight="251595776" behindDoc="0" locked="0" layoutInCell="1" allowOverlap="1" wp14:anchorId="3907F77B" wp14:editId="5555E7FD">
                <wp:simplePos x="0" y="0"/>
                <wp:positionH relativeFrom="column">
                  <wp:posOffset>184245</wp:posOffset>
                </wp:positionH>
                <wp:positionV relativeFrom="paragraph">
                  <wp:posOffset>607326</wp:posOffset>
                </wp:positionV>
                <wp:extent cx="1501775" cy="863600"/>
                <wp:effectExtent l="0" t="0" r="22225" b="12700"/>
                <wp:wrapNone/>
                <wp:docPr id="2" name="Oval 2"/>
                <wp:cNvGraphicFramePr/>
                <a:graphic xmlns:a="http://schemas.openxmlformats.org/drawingml/2006/main">
                  <a:graphicData uri="http://schemas.microsoft.com/office/word/2010/wordprocessingShape">
                    <wps:wsp>
                      <wps:cNvSpPr/>
                      <wps:spPr>
                        <a:xfrm>
                          <a:off x="0" y="0"/>
                          <a:ext cx="1501775" cy="863600"/>
                        </a:xfrm>
                        <a:prstGeom prst="ellipse">
                          <a:avLst/>
                        </a:prstGeom>
                        <a:solidFill>
                          <a:srgbClr val="E66F4A">
                            <a:alpha val="42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7BDB0" w14:textId="77777777" w:rsidR="00347073" w:rsidRPr="0023174A" w:rsidRDefault="00347073" w:rsidP="004E1A8C">
                            <w:pPr>
                              <w:spacing w:after="0" w:line="240" w:lineRule="auto"/>
                              <w:jc w:val="center"/>
                              <w:rPr>
                                <w:b/>
                                <w:color w:val="948A54" w:themeColor="background2" w:themeShade="80"/>
                                <w:sz w:val="32"/>
                                <w:szCs w:val="32"/>
                              </w:rPr>
                            </w:pPr>
                            <w:r w:rsidRPr="0023174A">
                              <w:rPr>
                                <w:b/>
                                <w:color w:val="948A54" w:themeColor="background2" w:themeShade="80"/>
                                <w:sz w:val="32"/>
                                <w:szCs w:val="32"/>
                              </w:rPr>
                              <w:t>Closeness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7F77B" id="Oval 2" o:spid="_x0000_s1036" style="position:absolute;margin-left:14.5pt;margin-top:47.8pt;width:118.25pt;height:68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" fillcolor="#e66f4a" strokecolor="#243f60 [1604]" strokeweight="2pt">
                <v:fill opacity="27499f"/>
                <v:textbox>
                  <w:txbxContent>
                    <w:p w14:paraId="4D37BDB0" w14:textId="77777777" w:rsidR="00347073" w:rsidRPr="0023174A" w:rsidRDefault="00347073" w:rsidP="004E1A8C">
                      <w:pPr>
                        <w:spacing w:after="0" w:line="240" w:lineRule="auto"/>
                        <w:jc w:val="center"/>
                        <w:rPr>
                          <w:b/>
                          <w:color w:val="948A54" w:themeColor="background2" w:themeShade="80"/>
                          <w:sz w:val="32"/>
                          <w:szCs w:val="32"/>
                        </w:rPr>
                      </w:pPr>
                      <w:r w:rsidRPr="0023174A">
                        <w:rPr>
                          <w:b/>
                          <w:color w:val="948A54" w:themeColor="background2" w:themeShade="80"/>
                          <w:sz w:val="32"/>
                          <w:szCs w:val="32"/>
                        </w:rPr>
                        <w:t>Closeness</w:t>
                      </w:r>
                    </w:p>
                  </w:txbxContent>
                </v:textbox>
              </v:oval>
            </w:pict>
          </mc:Fallback>
        </mc:AlternateContent>
      </w:r>
      <w:r w:rsidR="004E1A8C">
        <w:rPr>
          <w:noProof/>
          <w:lang w:eastAsia="en-ZA"/>
        </w:rPr>
        <mc:AlternateContent>
          <mc:Choice Requires="wps">
            <w:drawing>
              <wp:anchor distT="0" distB="0" distL="114300" distR="114300" simplePos="0" relativeHeight="251600896" behindDoc="0" locked="0" layoutInCell="1" allowOverlap="1" wp14:anchorId="0A658D64" wp14:editId="5BB1BD49">
                <wp:simplePos x="0" y="0"/>
                <wp:positionH relativeFrom="column">
                  <wp:posOffset>1705970</wp:posOffset>
                </wp:positionH>
                <wp:positionV relativeFrom="paragraph">
                  <wp:posOffset>1057702</wp:posOffset>
                </wp:positionV>
                <wp:extent cx="933450" cy="45719"/>
                <wp:effectExtent l="0" t="57150" r="19050" b="50165"/>
                <wp:wrapNone/>
                <wp:docPr id="5" name="Straight Arrow Connector 5"/>
                <wp:cNvGraphicFramePr/>
                <a:graphic xmlns:a="http://schemas.openxmlformats.org/drawingml/2006/main">
                  <a:graphicData uri="http://schemas.microsoft.com/office/word/2010/wordprocessingShape">
                    <wps:wsp>
                      <wps:cNvCnPr/>
                      <wps:spPr>
                        <a:xfrm flipV="1">
                          <a:off x="0" y="0"/>
                          <a:ext cx="933450" cy="45719"/>
                        </a:xfrm>
                        <a:prstGeom prst="straightConnector1">
                          <a:avLst/>
                        </a:prstGeom>
                        <a:ln w="2667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DEF8E" id="Straight Arrow Connector 5" o:spid="_x0000_s1026" type="#_x0000_t32" style="position:absolute;margin-left:134.35pt;margin-top:83.3pt;width:73.5pt;height:3.6pt;flip:y;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" strokecolor="#4579b8 [3044]" strokeweight="2.1pt">
                <v:stroke endarrow="block"/>
              </v:shape>
            </w:pict>
          </mc:Fallback>
        </mc:AlternateContent>
      </w:r>
      <w:r w:rsidR="004E1A8C">
        <w:rPr>
          <w:noProof/>
          <w:lang w:eastAsia="en-ZA"/>
        </w:rPr>
        <mc:AlternateContent>
          <mc:Choice Requires="wps">
            <w:drawing>
              <wp:anchor distT="0" distB="0" distL="0" distR="0" simplePos="0" relativeHeight="251606016" behindDoc="0" locked="0" layoutInCell="1" allowOverlap="1" wp14:anchorId="67CF3B11" wp14:editId="4CB77455">
                <wp:simplePos x="0" y="0"/>
                <wp:positionH relativeFrom="column">
                  <wp:posOffset>4483100</wp:posOffset>
                </wp:positionH>
                <wp:positionV relativeFrom="paragraph">
                  <wp:posOffset>641985</wp:posOffset>
                </wp:positionV>
                <wp:extent cx="314325" cy="117475"/>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17475"/>
                        </a:xfrm>
                        <a:prstGeom prst="rect">
                          <a:avLst/>
                        </a:prstGeom>
                        <a:solidFill>
                          <a:srgbClr val="FFFFFF"/>
                        </a:solidFill>
                        <a:ln w="9525">
                          <a:noFill/>
                          <a:miter lim="800000"/>
                          <a:headEnd/>
                          <a:tailEnd/>
                        </a:ln>
                      </wps:spPr>
                      <wps:txbx>
                        <w:txbxContent>
                          <w:p w14:paraId="6E74E8C5" w14:textId="77777777" w:rsidR="00347073" w:rsidRPr="00E339D5" w:rsidRDefault="00347073" w:rsidP="004E1A8C">
                            <w:pPr>
                              <w:spacing w:after="0" w:line="240" w:lineRule="auto"/>
                              <w:rPr>
                                <w:sz w:val="18"/>
                                <w:szCs w:val="16"/>
                              </w:rPr>
                            </w:pPr>
                            <w:r w:rsidRPr="00E339D5">
                              <w:rPr>
                                <w:sz w:val="18"/>
                                <w:szCs w:val="16"/>
                              </w:rPr>
                              <w:t>0.67*</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F3B11" id="_x0000_s1037" type="#_x0000_t202" style="position:absolute;margin-left:353pt;margin-top:50.55pt;width:24.75pt;height:9.25pt;z-index:251606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" stroked="f">
                <v:textbox inset="0,0,0,0">
                  <w:txbxContent>
                    <w:p w14:paraId="6E74E8C5" w14:textId="77777777" w:rsidR="00347073" w:rsidRPr="00E339D5" w:rsidRDefault="00347073" w:rsidP="004E1A8C">
                      <w:pPr>
                        <w:spacing w:after="0" w:line="240" w:lineRule="auto"/>
                        <w:rPr>
                          <w:sz w:val="18"/>
                          <w:szCs w:val="16"/>
                        </w:rPr>
                      </w:pPr>
                      <w:r w:rsidRPr="00E339D5">
                        <w:rPr>
                          <w:sz w:val="18"/>
                          <w:szCs w:val="16"/>
                        </w:rPr>
                        <w:t>0.67*</w:t>
                      </w:r>
                    </w:p>
                  </w:txbxContent>
                </v:textbox>
                <w10:wrap type="square"/>
              </v:shape>
            </w:pict>
          </mc:Fallback>
        </mc:AlternateContent>
      </w:r>
      <w:r w:rsidR="004E1A8C">
        <w:rPr>
          <w:noProof/>
          <w:lang w:eastAsia="en-ZA"/>
        </w:rPr>
        <mc:AlternateContent>
          <mc:Choice Requires="wps">
            <w:drawing>
              <wp:anchor distT="0" distB="0" distL="0" distR="0" simplePos="0" relativeHeight="251678720" behindDoc="0" locked="0" layoutInCell="1" allowOverlap="1" wp14:anchorId="31D2EC6C" wp14:editId="34F6C06A">
                <wp:simplePos x="0" y="0"/>
                <wp:positionH relativeFrom="column">
                  <wp:posOffset>2076450</wp:posOffset>
                </wp:positionH>
                <wp:positionV relativeFrom="paragraph">
                  <wp:posOffset>1009650</wp:posOffset>
                </wp:positionV>
                <wp:extent cx="275590" cy="11747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17475"/>
                        </a:xfrm>
                        <a:prstGeom prst="rect">
                          <a:avLst/>
                        </a:prstGeom>
                        <a:solidFill>
                          <a:srgbClr val="FFFFFF"/>
                        </a:solidFill>
                        <a:ln w="9525">
                          <a:noFill/>
                          <a:miter lim="800000"/>
                          <a:headEnd/>
                          <a:tailEnd/>
                        </a:ln>
                      </wps:spPr>
                      <wps:txbx>
                        <w:txbxContent>
                          <w:p w14:paraId="66819D85" w14:textId="77777777" w:rsidR="00347073" w:rsidRPr="00E339D5" w:rsidRDefault="00347073" w:rsidP="004E1A8C">
                            <w:pPr>
                              <w:spacing w:after="0" w:line="240" w:lineRule="auto"/>
                              <w:rPr>
                                <w:sz w:val="18"/>
                                <w:szCs w:val="16"/>
                              </w:rPr>
                            </w:pPr>
                            <w:r w:rsidRPr="00E339D5">
                              <w:rPr>
                                <w:sz w:val="18"/>
                                <w:szCs w:val="16"/>
                              </w:rPr>
                              <w:t xml:space="preserve"> .70*</w:t>
                            </w:r>
                            <w:r w:rsidRPr="00E339D5">
                              <w:rPr>
                                <w:sz w:val="18"/>
                                <w:szCs w:val="16"/>
                              </w:rPr>
                              <w:tab/>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2EC6C" id="_x0000_s1038" type="#_x0000_t202" style="position:absolute;margin-left:163.5pt;margin-top:79.5pt;width:21.7pt;height:9.25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" stroked="f">
                <v:textbox inset="0,0,0,0">
                  <w:txbxContent>
                    <w:p w14:paraId="66819D85" w14:textId="77777777" w:rsidR="00347073" w:rsidRPr="00E339D5" w:rsidRDefault="00347073" w:rsidP="004E1A8C">
                      <w:pPr>
                        <w:spacing w:after="0" w:line="240" w:lineRule="auto"/>
                        <w:rPr>
                          <w:sz w:val="18"/>
                          <w:szCs w:val="16"/>
                        </w:rPr>
                      </w:pPr>
                      <w:r w:rsidRPr="00E339D5">
                        <w:rPr>
                          <w:sz w:val="18"/>
                          <w:szCs w:val="16"/>
                        </w:rPr>
                        <w:t xml:space="preserve"> .70*</w:t>
                      </w:r>
                      <w:r w:rsidRPr="00E339D5">
                        <w:rPr>
                          <w:sz w:val="18"/>
                          <w:szCs w:val="16"/>
                        </w:rPr>
                        <w:tab/>
                        <w:t>**</w:t>
                      </w:r>
                    </w:p>
                  </w:txbxContent>
                </v:textbox>
                <w10:wrap type="square"/>
              </v:shape>
            </w:pict>
          </mc:Fallback>
        </mc:AlternateContent>
      </w:r>
      <w:r w:rsidR="004E1A8C">
        <w:rPr>
          <w:noProof/>
          <w:lang w:eastAsia="en-ZA"/>
        </w:rPr>
        <mc:AlternateContent>
          <mc:Choice Requires="wps">
            <w:drawing>
              <wp:anchor distT="0" distB="0" distL="0" distR="0" simplePos="0" relativeHeight="251619328" behindDoc="0" locked="0" layoutInCell="1" allowOverlap="1" wp14:anchorId="2CB8535F" wp14:editId="79406CAF">
                <wp:simplePos x="0" y="0"/>
                <wp:positionH relativeFrom="column">
                  <wp:posOffset>5123815</wp:posOffset>
                </wp:positionH>
                <wp:positionV relativeFrom="paragraph">
                  <wp:posOffset>2164241</wp:posOffset>
                </wp:positionV>
                <wp:extent cx="307340" cy="117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17475"/>
                        </a:xfrm>
                        <a:prstGeom prst="rect">
                          <a:avLst/>
                        </a:prstGeom>
                        <a:solidFill>
                          <a:srgbClr val="FFFFFF"/>
                        </a:solidFill>
                        <a:ln w="9525">
                          <a:noFill/>
                          <a:miter lim="800000"/>
                          <a:headEnd/>
                          <a:tailEnd/>
                        </a:ln>
                      </wps:spPr>
                      <wps:txbx>
                        <w:txbxContent>
                          <w:p w14:paraId="1584F174" w14:textId="694B3620" w:rsidR="00347073" w:rsidRPr="00E339D5" w:rsidRDefault="00347073" w:rsidP="004E1A8C">
                            <w:pPr>
                              <w:spacing w:after="0" w:line="240" w:lineRule="auto"/>
                              <w:rPr>
                                <w:sz w:val="18"/>
                                <w:szCs w:val="16"/>
                              </w:rPr>
                            </w:pPr>
                            <w:r w:rsidRPr="00E339D5">
                              <w:rPr>
                                <w:sz w:val="18"/>
                                <w:szCs w:val="16"/>
                              </w:rPr>
                              <w:t>-.</w:t>
                            </w:r>
                            <w:ins w:id="992" w:author="Colin Tredoux" w:date="2014-11-11T15:54:00Z">
                              <w:r w:rsidR="00B71601">
                                <w:rPr>
                                  <w:sz w:val="18"/>
                                  <w:szCs w:val="16"/>
                                </w:rPr>
                                <w:t>30</w:t>
                              </w:r>
                            </w:ins>
                            <w:del w:id="993" w:author="Colin Tredoux" w:date="2014-11-11T15:54:00Z">
                              <w:r w:rsidRPr="00E339D5" w:rsidDel="00B71601">
                                <w:rPr>
                                  <w:sz w:val="18"/>
                                  <w:szCs w:val="16"/>
                                </w:rPr>
                                <w:delText>44</w:delText>
                              </w:r>
                            </w:del>
                            <w:r w:rsidRPr="00E339D5">
                              <w:rPr>
                                <w:sz w:val="18"/>
                                <w:szCs w:val="16"/>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8535F" id="_x0000_s1039" type="#_x0000_t202" style="position:absolute;margin-left:403.45pt;margin-top:170.4pt;width:24.2pt;height:9.25pt;z-index:2516193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" stroked="f">
                <v:textbox inset="0,0,0,0">
                  <w:txbxContent>
                    <w:p w14:paraId="1584F174" w14:textId="694B3620" w:rsidR="00347073" w:rsidRPr="00E339D5" w:rsidRDefault="00347073" w:rsidP="004E1A8C">
                      <w:pPr>
                        <w:spacing w:after="0" w:line="240" w:lineRule="auto"/>
                        <w:rPr>
                          <w:sz w:val="18"/>
                          <w:szCs w:val="16"/>
                        </w:rPr>
                      </w:pPr>
                      <w:r w:rsidRPr="00E339D5">
                        <w:rPr>
                          <w:sz w:val="18"/>
                          <w:szCs w:val="16"/>
                        </w:rPr>
                        <w:t>-.</w:t>
                      </w:r>
                      <w:ins w:id="994" w:author="Colin Tredoux" w:date="2014-11-11T15:54:00Z">
                        <w:r w:rsidR="00B71601">
                          <w:rPr>
                            <w:sz w:val="18"/>
                            <w:szCs w:val="16"/>
                          </w:rPr>
                          <w:t>30</w:t>
                        </w:r>
                      </w:ins>
                      <w:del w:id="995" w:author="Colin Tredoux" w:date="2014-11-11T15:54:00Z">
                        <w:r w:rsidRPr="00E339D5" w:rsidDel="00B71601">
                          <w:rPr>
                            <w:sz w:val="18"/>
                            <w:szCs w:val="16"/>
                          </w:rPr>
                          <w:delText>44</w:delText>
                        </w:r>
                      </w:del>
                      <w:r w:rsidRPr="00E339D5">
                        <w:rPr>
                          <w:sz w:val="18"/>
                          <w:szCs w:val="16"/>
                        </w:rPr>
                        <w:t>*</w:t>
                      </w:r>
                    </w:p>
                  </w:txbxContent>
                </v:textbox>
                <w10:wrap type="square"/>
              </v:shape>
            </w:pict>
          </mc:Fallback>
        </mc:AlternateContent>
      </w:r>
      <w:del w:id="996" w:author="Colin Tredoux" w:date="2014-11-11T11:18:00Z">
        <w:r w:rsidR="004E1A8C" w:rsidDel="00CA40CF">
          <w:tab/>
        </w:r>
      </w:del>
    </w:p>
    <w:p w14:paraId="46EB9428" w14:textId="015BB522" w:rsidR="004E1A8C" w:rsidRDefault="003E29E2" w:rsidP="004E1A8C">
      <w:r>
        <w:rPr>
          <w:noProof/>
          <w:lang w:eastAsia="en-ZA"/>
        </w:rPr>
        <mc:AlternateContent>
          <mc:Choice Requires="wps">
            <w:drawing>
              <wp:anchor distT="0" distB="0" distL="114300" distR="114300" simplePos="0" relativeHeight="251590656" behindDoc="0" locked="0" layoutInCell="1" allowOverlap="1" wp14:anchorId="0E606895" wp14:editId="37966F09">
                <wp:simplePos x="0" y="0"/>
                <wp:positionH relativeFrom="column">
                  <wp:posOffset>6382467</wp:posOffset>
                </wp:positionH>
                <wp:positionV relativeFrom="paragraph">
                  <wp:posOffset>342265</wp:posOffset>
                </wp:positionV>
                <wp:extent cx="483870" cy="494030"/>
                <wp:effectExtent l="0" t="0" r="68580" b="58420"/>
                <wp:wrapNone/>
                <wp:docPr id="13" name="Straight Arrow Connector 13"/>
                <wp:cNvGraphicFramePr/>
                <a:graphic xmlns:a="http://schemas.openxmlformats.org/drawingml/2006/main">
                  <a:graphicData uri="http://schemas.microsoft.com/office/word/2010/wordprocessingShape">
                    <wps:wsp>
                      <wps:cNvCnPr/>
                      <wps:spPr>
                        <a:xfrm>
                          <a:off x="0" y="0"/>
                          <a:ext cx="483870" cy="494030"/>
                        </a:xfrm>
                        <a:prstGeom prst="straightConnector1">
                          <a:avLst/>
                        </a:prstGeom>
                        <a:ln w="8382">
                          <a:prstDash val="solid"/>
                          <a:beve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A58338" id="Straight Arrow Connector 13" o:spid="_x0000_s1026" type="#_x0000_t32" style="position:absolute;margin-left:502.55pt;margin-top:26.95pt;width:38.1pt;height:38.9pt;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" strokecolor="#4579b8 [3044]" strokeweight=".66pt">
                <v:stroke endarrow="block" joinstyle="bevel"/>
              </v:shape>
            </w:pict>
          </mc:Fallback>
        </mc:AlternateContent>
      </w:r>
    </w:p>
    <w:p w14:paraId="569F98C6" w14:textId="36408DBA" w:rsidR="004E1A8C" w:rsidRDefault="003E29E2" w:rsidP="004E1A8C">
      <w:r>
        <w:rPr>
          <w:noProof/>
          <w:lang w:eastAsia="en-ZA"/>
        </w:rPr>
        <mc:AlternateContent>
          <mc:Choice Requires="wps">
            <w:drawing>
              <wp:anchor distT="0" distB="0" distL="0" distR="0" simplePos="0" relativeHeight="251613184" behindDoc="0" locked="0" layoutInCell="1" allowOverlap="1" wp14:anchorId="404132C7" wp14:editId="530E2952">
                <wp:simplePos x="0" y="0"/>
                <wp:positionH relativeFrom="column">
                  <wp:posOffset>6459220</wp:posOffset>
                </wp:positionH>
                <wp:positionV relativeFrom="paragraph">
                  <wp:posOffset>90805</wp:posOffset>
                </wp:positionV>
                <wp:extent cx="313690" cy="1397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139700"/>
                        </a:xfrm>
                        <a:prstGeom prst="rect">
                          <a:avLst/>
                        </a:prstGeom>
                        <a:solidFill>
                          <a:srgbClr val="FFFFFF"/>
                        </a:solidFill>
                        <a:ln w="9525">
                          <a:noFill/>
                          <a:miter lim="800000"/>
                          <a:headEnd/>
                          <a:tailEnd/>
                        </a:ln>
                      </wps:spPr>
                      <wps:txbx>
                        <w:txbxContent>
                          <w:p w14:paraId="1612B39F" w14:textId="05685A2C" w:rsidR="00347073" w:rsidRPr="00E339D5" w:rsidRDefault="00347073" w:rsidP="004E1A8C">
                            <w:pPr>
                              <w:spacing w:after="0" w:line="240" w:lineRule="auto"/>
                              <w:jc w:val="center"/>
                              <w:rPr>
                                <w:sz w:val="18"/>
                                <w:szCs w:val="16"/>
                              </w:rPr>
                            </w:pPr>
                            <w:r w:rsidRPr="00E339D5">
                              <w:rPr>
                                <w:sz w:val="18"/>
                                <w:szCs w:val="16"/>
                              </w:rPr>
                              <w:t>0.</w:t>
                            </w:r>
                            <w:ins w:id="997" w:author="Colin Tredoux" w:date="2014-11-11T15:55:00Z">
                              <w:r w:rsidR="00B71601">
                                <w:rPr>
                                  <w:sz w:val="18"/>
                                  <w:szCs w:val="16"/>
                                </w:rPr>
                                <w:t>17</w:t>
                              </w:r>
                            </w:ins>
                            <w:del w:id="998" w:author="Colin Tredoux" w:date="2014-11-11T15:55:00Z">
                              <w:r w:rsidRPr="00E339D5" w:rsidDel="00B71601">
                                <w:rPr>
                                  <w:sz w:val="18"/>
                                  <w:szCs w:val="16"/>
                                </w:rPr>
                                <w:delText>22</w:delText>
                              </w:r>
                            </w:del>
                            <w:ins w:id="999" w:author="Colin Tredoux" w:date="2014-11-11T13:52:00Z">
                              <w:r w:rsidRPr="005203F6">
                                <w:rPr>
                                  <w:vertAlign w:val="superscript"/>
                                  <w:rPrChange w:id="1000" w:author="Colin Tredoux" w:date="2014-11-11T13:52:00Z">
                                    <w:rPr/>
                                  </w:rPrChange>
                                </w:rPr>
                                <w:sym w:font="Wingdings 2" w:char="F085"/>
                              </w:r>
                            </w:ins>
                            <w:del w:id="1001" w:author="Colin Tredoux" w:date="2014-11-11T11:48:00Z">
                              <w:r w:rsidRPr="00E339D5" w:rsidDel="00493942">
                                <w:rPr>
                                  <w:sz w:val="18"/>
                                  <w:szCs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132C7" id="_x0000_s1040" type="#_x0000_t202" style="position:absolute;margin-left:508.6pt;margin-top:7.15pt;width:24.7pt;height:11pt;z-index:2516131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" stroked="f">
                <v:textbox inset="0,0,0,0">
                  <w:txbxContent>
                    <w:p w14:paraId="1612B39F" w14:textId="05685A2C" w:rsidR="00347073" w:rsidRPr="00E339D5" w:rsidRDefault="00347073" w:rsidP="004E1A8C">
                      <w:pPr>
                        <w:spacing w:after="0" w:line="240" w:lineRule="auto"/>
                        <w:jc w:val="center"/>
                        <w:rPr>
                          <w:sz w:val="18"/>
                          <w:szCs w:val="16"/>
                        </w:rPr>
                      </w:pPr>
                      <w:r w:rsidRPr="00E339D5">
                        <w:rPr>
                          <w:sz w:val="18"/>
                          <w:szCs w:val="16"/>
                        </w:rPr>
                        <w:t>0.</w:t>
                      </w:r>
                      <w:ins w:id="1002" w:author="Colin Tredoux" w:date="2014-11-11T15:55:00Z">
                        <w:r w:rsidR="00B71601">
                          <w:rPr>
                            <w:sz w:val="18"/>
                            <w:szCs w:val="16"/>
                          </w:rPr>
                          <w:t>17</w:t>
                        </w:r>
                      </w:ins>
                      <w:del w:id="1003" w:author="Colin Tredoux" w:date="2014-11-11T15:55:00Z">
                        <w:r w:rsidRPr="00E339D5" w:rsidDel="00B71601">
                          <w:rPr>
                            <w:sz w:val="18"/>
                            <w:szCs w:val="16"/>
                          </w:rPr>
                          <w:delText>22</w:delText>
                        </w:r>
                      </w:del>
                      <w:ins w:id="1004" w:author="Colin Tredoux" w:date="2014-11-11T13:52:00Z">
                        <w:r w:rsidRPr="005203F6">
                          <w:rPr>
                            <w:vertAlign w:val="superscript"/>
                            <w:rPrChange w:id="1005" w:author="Colin Tredoux" w:date="2014-11-11T13:52:00Z">
                              <w:rPr/>
                            </w:rPrChange>
                          </w:rPr>
                          <w:sym w:font="Wingdings 2" w:char="F085"/>
                        </w:r>
                      </w:ins>
                      <w:del w:id="1006" w:author="Colin Tredoux" w:date="2014-11-11T11:48:00Z">
                        <w:r w:rsidRPr="00E339D5" w:rsidDel="00493942">
                          <w:rPr>
                            <w:sz w:val="18"/>
                            <w:szCs w:val="16"/>
                          </w:rPr>
                          <w:delText>*</w:delText>
                        </w:r>
                      </w:del>
                    </w:p>
                  </w:txbxContent>
                </v:textbox>
                <w10:wrap type="square"/>
              </v:shape>
            </w:pict>
          </mc:Fallback>
        </mc:AlternateContent>
      </w:r>
    </w:p>
    <w:p w14:paraId="43B4C064" w14:textId="77777777" w:rsidR="004E1A8C" w:rsidRDefault="004E1A8C" w:rsidP="004E1A8C"/>
    <w:p w14:paraId="08459BB7" w14:textId="77777777" w:rsidR="004E1A8C" w:rsidRDefault="004E1A8C" w:rsidP="004E1A8C"/>
    <w:p w14:paraId="717377B8" w14:textId="0E713C56" w:rsidR="004E1A8C" w:rsidRDefault="004E1A8C" w:rsidP="004E1A8C"/>
    <w:p w14:paraId="75C4CF8B" w14:textId="292459A7" w:rsidR="004E1A8C" w:rsidRDefault="00493942" w:rsidP="004E1A8C">
      <w:ins w:id="1007" w:author="Colin Tredoux" w:date="2014-11-11T11:46:00Z">
        <w:r>
          <w:rPr>
            <w:noProof/>
            <w:lang w:eastAsia="en-ZA"/>
          </w:rPr>
          <mc:AlternateContent>
            <mc:Choice Requires="wps">
              <w:drawing>
                <wp:anchor distT="0" distB="0" distL="114300" distR="114300" simplePos="0" relativeHeight="251741184" behindDoc="0" locked="0" layoutInCell="1" allowOverlap="1" wp14:anchorId="2DAD3C56" wp14:editId="17D48568">
                  <wp:simplePos x="0" y="0"/>
                  <wp:positionH relativeFrom="column">
                    <wp:posOffset>4128380</wp:posOffset>
                  </wp:positionH>
                  <wp:positionV relativeFrom="paragraph">
                    <wp:posOffset>25946</wp:posOffset>
                  </wp:positionV>
                  <wp:extent cx="2688490" cy="2190939"/>
                  <wp:effectExtent l="0" t="38100" r="55245" b="38100"/>
                  <wp:wrapNone/>
                  <wp:docPr id="14" name="Freeform 14"/>
                  <wp:cNvGraphicFramePr/>
                  <a:graphic xmlns:a="http://schemas.openxmlformats.org/drawingml/2006/main">
                    <a:graphicData uri="http://schemas.microsoft.com/office/word/2010/wordprocessingShape">
                      <wps:wsp>
                        <wps:cNvSpPr/>
                        <wps:spPr>
                          <a:xfrm>
                            <a:off x="0" y="0"/>
                            <a:ext cx="2688490" cy="2190939"/>
                          </a:xfrm>
                          <a:custGeom>
                            <a:avLst/>
                            <a:gdLst>
                              <a:gd name="connsiteX0" fmla="*/ 0 w 3082705"/>
                              <a:gd name="connsiteY0" fmla="*/ 2190938 h 2210103"/>
                              <a:gd name="connsiteX1" fmla="*/ 2353901 w 3082705"/>
                              <a:gd name="connsiteY1" fmla="*/ 1892174 h 2210103"/>
                              <a:gd name="connsiteX2" fmla="*/ 3082705 w 3082705"/>
                              <a:gd name="connsiteY2" fmla="*/ 0 h 2210103"/>
                            </a:gdLst>
                            <a:ahLst/>
                            <a:cxnLst>
                              <a:cxn ang="0">
                                <a:pos x="connsiteX0" y="connsiteY0"/>
                              </a:cxn>
                              <a:cxn ang="0">
                                <a:pos x="connsiteX1" y="connsiteY1"/>
                              </a:cxn>
                              <a:cxn ang="0">
                                <a:pos x="connsiteX2" y="connsiteY2"/>
                              </a:cxn>
                            </a:cxnLst>
                            <a:rect l="l" t="t" r="r" b="b"/>
                            <a:pathLst>
                              <a:path w="3082705" h="2210103">
                                <a:moveTo>
                                  <a:pt x="0" y="2190938"/>
                                </a:moveTo>
                                <a:cubicBezTo>
                                  <a:pt x="920058" y="2224134"/>
                                  <a:pt x="1840117" y="2257330"/>
                                  <a:pt x="2353901" y="1892174"/>
                                </a:cubicBezTo>
                                <a:cubicBezTo>
                                  <a:pt x="2867685" y="1527018"/>
                                  <a:pt x="2975195" y="763509"/>
                                  <a:pt x="3082705" y="0"/>
                                </a:cubicBezTo>
                              </a:path>
                            </a:pathLst>
                          </a:custGeom>
                          <a:noFill/>
                          <a:ln w="8382">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9DA1" id="Freeform 14" o:spid="_x0000_s1026" style="position:absolute;margin-left:325.05pt;margin-top:2.05pt;width:211.7pt;height:17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82705,2210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" path="m,2190938v920058,33196,1840117,66392,2353901,-298764c2867685,1527018,2975195,763509,3082705,e" filled="f" strokecolor="#4f81bd [3204]" strokeweight=".66pt">
                  <v:stroke endarrow="block"/>
                  <v:path arrowok="t" o:connecttype="custom" o:connectlocs="0,2171940;2052885,1875767;2688490,0" o:connectangles="0,0,0"/>
                </v:shape>
              </w:pict>
            </mc:Fallback>
          </mc:AlternateContent>
        </w:r>
      </w:ins>
    </w:p>
    <w:p w14:paraId="1A5AF186" w14:textId="6922F91D" w:rsidR="004E1A8C" w:rsidRDefault="00BF1CFA" w:rsidP="004E1A8C">
      <w:r>
        <w:rPr>
          <w:noProof/>
          <w:lang w:eastAsia="en-ZA"/>
        </w:rPr>
        <mc:AlternateContent>
          <mc:Choice Requires="wps">
            <w:drawing>
              <wp:anchor distT="45720" distB="45720" distL="114300" distR="114300" simplePos="0" relativeHeight="251672576" behindDoc="0" locked="0" layoutInCell="1" allowOverlap="1" wp14:anchorId="1E430951" wp14:editId="1DFE1C31">
                <wp:simplePos x="0" y="0"/>
                <wp:positionH relativeFrom="column">
                  <wp:posOffset>6975475</wp:posOffset>
                </wp:positionH>
                <wp:positionV relativeFrom="paragraph">
                  <wp:posOffset>322580</wp:posOffset>
                </wp:positionV>
                <wp:extent cx="1733550" cy="1081405"/>
                <wp:effectExtent l="0" t="0" r="19050" b="234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081405"/>
                        </a:xfrm>
                        <a:prstGeom prst="rect">
                          <a:avLst/>
                        </a:prstGeom>
                        <a:solidFill>
                          <a:srgbClr val="FFFFFF"/>
                        </a:solidFill>
                        <a:ln w="9525">
                          <a:solidFill>
                            <a:schemeClr val="accent1"/>
                          </a:solidFill>
                          <a:prstDash val="sysDash"/>
                          <a:miter lim="800000"/>
                          <a:headEnd/>
                          <a:tailEnd/>
                        </a:ln>
                      </wps:spPr>
                      <wps:txbx>
                        <w:txbxContent>
                          <w:p w14:paraId="0247043A" w14:textId="0E9C1295" w:rsidR="00347073" w:rsidRPr="0012174D" w:rsidRDefault="00347073" w:rsidP="004E1A8C">
                            <w:pPr>
                              <w:rPr>
                                <w14:textOutline w14:w="9525" w14:cap="rnd" w14:cmpd="sng" w14:algn="ctr">
                                  <w14:noFill/>
                                  <w14:prstDash w14:val="solid"/>
                                  <w14:bevel/>
                                </w14:textOutline>
                              </w:rPr>
                            </w:pPr>
                            <w:r>
                              <w:rPr>
                                <w14:textOutline w14:w="9525" w14:cap="rnd" w14:cmpd="sng" w14:algn="ctr">
                                  <w14:noFill/>
                                  <w14:prstDash w14:val="solid"/>
                                  <w14:bevel/>
                                </w14:textOutline>
                              </w:rPr>
                              <w:t>RMSEA = 0.045  sRMR=.06  cfi = .97  nnfi = .96</w:t>
                            </w:r>
                            <w:ins w:id="1008" w:author="Colin Tredoux" w:date="2014-11-11T15:57:00Z">
                              <w:r w:rsidR="0001477B">
                                <w:rPr>
                                  <w14:textOutline w14:w="9525" w14:cap="rnd" w14:cmpd="sng" w14:algn="ctr">
                                    <w14:noFill/>
                                    <w14:prstDash w14:val="solid"/>
                                    <w14:bevel/>
                                  </w14:textOutline>
                                </w:rPr>
                                <w:t xml:space="preserve">  </w:t>
                              </w:r>
                            </w:ins>
                          </w:p>
                          <w:p w14:paraId="7979CD27" w14:textId="36DE8084" w:rsidR="00347073" w:rsidRPr="005203F6" w:rsidRDefault="00347073" w:rsidP="004E1A8C">
                            <w:pPr>
                              <w:rPr>
                                <w:rPrChange w:id="1009" w:author="Colin Tredoux" w:date="2014-11-11T13:53:00Z">
                                  <w:rPr>
                                    <w14:textOutline w14:w="9525" w14:cap="rnd" w14:cmpd="sng" w14:algn="ctr">
                                      <w14:noFill/>
                                      <w14:prstDash w14:val="solid"/>
                                      <w14:bevel/>
                                    </w14:textOutline>
                                  </w:rPr>
                                </w:rPrChange>
                              </w:rPr>
                            </w:pPr>
                            <w:del w:id="1010" w:author="Colin Tredoux" w:date="2014-11-11T11:34:00Z">
                              <w:r w:rsidDel="0029289F">
                                <w:rPr>
                                  <w14:textOutline w14:w="9525" w14:cap="rnd" w14:cmpd="sng" w14:algn="ctr">
                                    <w14:noFill/>
                                    <w14:prstDash w14:val="solid"/>
                                    <w14:bevel/>
                                  </w14:textOutline>
                                </w:rPr>
                                <w:delText xml:space="preserve">Chisq </w:delText>
                              </w:r>
                            </w:del>
                            <w:ins w:id="1011" w:author="Colin Tredoux" w:date="2014-11-11T11:34:00Z">
                              <w:r>
                                <w:rPr>
                                  <w14:textOutline w14:w="9525" w14:cap="rnd" w14:cmpd="sng" w14:algn="ctr">
                                    <w14:noFill/>
                                    <w14:prstDash w14:val="solid"/>
                                    <w14:bevel/>
                                  </w14:textOutline>
                                </w:rPr>
                                <w:t xml:space="preserve"> LR </w:t>
                              </w:r>
                              <w:r>
                                <w:sym w:font="Symbol" w:char="F063"/>
                              </w:r>
                              <w:r w:rsidRPr="00872ECE">
                                <w:rPr>
                                  <w:vertAlign w:val="superscript"/>
                                  <w:rPrChange w:id="1012" w:author="Colin Tredoux" w:date="2014-11-11T11:34:00Z">
                                    <w:rPr/>
                                  </w:rPrChange>
                                </w:rPr>
                                <w:t>2</w:t>
                              </w:r>
                              <w:r>
                                <w:t xml:space="preserve"> </w:t>
                              </w:r>
                            </w:ins>
                            <w:r>
                              <w:rPr>
                                <w14:textOutline w14:w="9525" w14:cap="rnd" w14:cmpd="sng" w14:algn="ctr">
                                  <w14:noFill/>
                                  <w14:prstDash w14:val="solid"/>
                                  <w14:bevel/>
                                </w14:textOutline>
                              </w:rPr>
                              <w:t xml:space="preserve">= </w:t>
                            </w:r>
                            <w:del w:id="1013" w:author="Colin Tredoux" w:date="2014-11-11T15:56:00Z">
                              <w:r w:rsidDel="00B71601">
                                <w:rPr>
                                  <w14:textOutline w14:w="9525" w14:cap="rnd" w14:cmpd="sng" w14:algn="ctr">
                                    <w14:noFill/>
                                    <w14:prstDash w14:val="solid"/>
                                    <w14:bevel/>
                                  </w14:textOutline>
                                </w:rPr>
                                <w:delText>281.96</w:delText>
                              </w:r>
                            </w:del>
                            <w:ins w:id="1014" w:author="Colin Tredoux" w:date="2014-11-11T15:56:00Z">
                              <w:r w:rsidR="00B71601">
                                <w:rPr>
                                  <w14:textOutline w14:w="9525" w14:cap="rnd" w14:cmpd="sng" w14:algn="ctr">
                                    <w14:noFill/>
                                    <w14:prstDash w14:val="solid"/>
                                    <w14:bevel/>
                                  </w14:textOutline>
                                </w:rPr>
                                <w:t>276.42</w:t>
                              </w:r>
                            </w:ins>
                            <w:r>
                              <w:rPr>
                                <w14:textOutline w14:w="9525" w14:cap="rnd" w14:cmpd="sng" w14:algn="ctr">
                                  <w14:noFill/>
                                  <w14:prstDash w14:val="solid"/>
                                  <w14:bevel/>
                                </w14:textOutline>
                              </w:rPr>
                              <w:t>, df = 1</w:t>
                            </w:r>
                            <w:ins w:id="1015" w:author="Colin Tredoux" w:date="2014-11-11T15:56:00Z">
                              <w:r w:rsidR="00B71601">
                                <w:rPr>
                                  <w14:textOutline w14:w="9525" w14:cap="rnd" w14:cmpd="sng" w14:algn="ctr">
                                    <w14:noFill/>
                                    <w14:prstDash w14:val="solid"/>
                                    <w14:bevel/>
                                  </w14:textOutline>
                                </w:rPr>
                                <w:t>79</w:t>
                              </w:r>
                            </w:ins>
                            <w:del w:id="1016" w:author="Colin Tredoux" w:date="2014-11-11T15:56:00Z">
                              <w:r w:rsidDel="00B71601">
                                <w:rPr>
                                  <w14:textOutline w14:w="9525" w14:cap="rnd" w14:cmpd="sng" w14:algn="ctr">
                                    <w14:noFill/>
                                    <w14:prstDash w14:val="solid"/>
                                    <w14:bevel/>
                                  </w14:textOutline>
                                </w:rPr>
                                <w:delText>80</w:delText>
                              </w:r>
                            </w:del>
                            <w:r>
                              <w:rPr>
                                <w14:textOutline w14:w="9525" w14:cap="rnd" w14:cmpd="sng" w14:algn="ctr">
                                  <w14:noFill/>
                                  <w14:prstDash w14:val="solid"/>
                                  <w14:bevel/>
                                </w14:textOutline>
                              </w:rPr>
                              <w:t xml:space="preserve"> </w:t>
                            </w:r>
                            <w:ins w:id="1017" w:author="Colin Tredoux" w:date="2014-11-11T15:50:00Z">
                              <w:r w:rsidR="00BF1CFA">
                                <w:rPr>
                                  <w14:textOutline w14:w="9525" w14:cap="rnd" w14:cmpd="sng" w14:algn="ctr">
                                    <w14:noFill/>
                                    <w14:prstDash w14:val="solid"/>
                                    <w14:bevel/>
                                  </w14:textOutline>
                                </w:rPr>
                                <w:br/>
                              </w:r>
                            </w:ins>
                            <w:del w:id="1018" w:author="Colin Tredoux" w:date="2014-11-11T15:50:00Z">
                              <w:r w:rsidDel="00BF1CFA">
                                <w:rPr>
                                  <w14:textOutline w14:w="9525" w14:cap="rnd" w14:cmpd="sng" w14:algn="ctr">
                                    <w14:noFill/>
                                    <w14:prstDash w14:val="solid"/>
                                    <w14:bevel/>
                                  </w14:textOutline>
                                </w:rPr>
                                <w:delText xml:space="preserve"> </w:delText>
                              </w:r>
                            </w:del>
                            <w:r>
                              <w:rPr>
                                <w14:textOutline w14:w="9525" w14:cap="rnd" w14:cmpd="sng" w14:algn="ctr">
                                  <w14:noFill/>
                                  <w14:prstDash w14:val="solid"/>
                                  <w14:bevel/>
                                </w14:textOutline>
                              </w:rPr>
                              <w:t xml:space="preserve">* p &lt; .001 </w:t>
                            </w:r>
                            <w:ins w:id="1019" w:author="Colin Tredoux" w:date="2014-11-11T13:52:00Z">
                              <w:r w:rsidRPr="005203F6">
                                <w:rPr>
                                  <w:vertAlign w:val="superscript"/>
                                  <w:rPrChange w:id="1020" w:author="Colin Tredoux" w:date="2014-11-11T13:52:00Z">
                                    <w:rPr/>
                                  </w:rPrChange>
                                </w:rPr>
                                <w:sym w:font="Wingdings 2" w:char="F085"/>
                              </w:r>
                            </w:ins>
                            <w:ins w:id="1021" w:author="Colin Tredoux" w:date="2014-11-11T13:53:00Z">
                              <w:r>
                                <w:rPr>
                                  <w:vertAlign w:val="superscript"/>
                                </w:rPr>
                                <w:t xml:space="preserve"> </w:t>
                              </w:r>
                              <w:r>
                                <w:t>p &lt; .0</w:t>
                              </w:r>
                            </w:ins>
                            <w:ins w:id="1022" w:author="Colin Tredoux" w:date="2014-11-11T15:55:00Z">
                              <w:r w:rsidR="00B71601">
                                <w:t>2</w:t>
                              </w:r>
                            </w:ins>
                            <w:ins w:id="1023" w:author="Colin Tredoux" w:date="2014-11-11T13:53:00Z">
                              <w:r>
                                <w:t xml:space="preserve"> </w:t>
                              </w:r>
                            </w:ins>
                            <w:ins w:id="1024" w:author="Colin Tredoux" w:date="2014-11-11T13:54:00Z">
                              <w:r w:rsidRPr="005203F6">
                                <w:rPr>
                                  <w:vertAlign w:val="superscript"/>
                                  <w:rPrChange w:id="1025" w:author="Colin Tredoux" w:date="2014-11-11T13:54:00Z">
                                    <w:rPr/>
                                  </w:rPrChange>
                                </w:rPr>
                                <w:sym w:font="Wingdings 2" w:char="F0E5"/>
                              </w:r>
                            </w:ins>
                            <w:ins w:id="1026" w:author="Colin Tredoux" w:date="2014-11-11T15:49:00Z">
                              <w:r w:rsidR="00BF1CFA" w:rsidRPr="00BF1CFA">
                                <w:rPr>
                                  <w:rPrChange w:id="1027" w:author="Colin Tredoux" w:date="2014-11-11T15:49:00Z">
                                    <w:rPr>
                                      <w:vertAlign w:val="superscript"/>
                                    </w:rPr>
                                  </w:rPrChange>
                                </w:rPr>
                                <w:t>p</w:t>
                              </w:r>
                            </w:ins>
                            <w:ins w:id="1028" w:author="Colin Tredoux" w:date="2014-11-11T13:54:00Z">
                              <w:r>
                                <w:t xml:space="preserve"> &lt; .0</w:t>
                              </w:r>
                            </w:ins>
                            <w:ins w:id="1029" w:author="Colin Tredoux" w:date="2014-11-11T15:55:00Z">
                              <w:r w:rsidR="00B71601">
                                <w:t>3</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30951" id="_x0000_s1041" type="#_x0000_t202" style="position:absolute;margin-left:549.25pt;margin-top:25.4pt;width:136.5pt;height:85.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" strokecolor="#4f81bd [3204]">
                <v:stroke dashstyle="3 1"/>
                <v:textbox>
                  <w:txbxContent>
                    <w:p w14:paraId="0247043A" w14:textId="0E9C1295" w:rsidR="00347073" w:rsidRPr="0012174D" w:rsidRDefault="00347073" w:rsidP="004E1A8C">
                      <w:pPr>
                        <w:rPr>
                          <w14:textOutline w14:w="9525" w14:cap="rnd" w14:cmpd="sng" w14:algn="ctr">
                            <w14:noFill/>
                            <w14:prstDash w14:val="solid"/>
                            <w14:bevel/>
                          </w14:textOutline>
                        </w:rPr>
                      </w:pPr>
                      <w:r>
                        <w:rPr>
                          <w14:textOutline w14:w="9525" w14:cap="rnd" w14:cmpd="sng" w14:algn="ctr">
                            <w14:noFill/>
                            <w14:prstDash w14:val="solid"/>
                            <w14:bevel/>
                          </w14:textOutline>
                        </w:rPr>
                        <w:t>RMSEA = 0.045  sRMR=.06  cfi = .97  nnfi = .96</w:t>
                      </w:r>
                      <w:ins w:id="1030" w:author="Colin Tredoux" w:date="2014-11-11T15:57:00Z">
                        <w:r w:rsidR="0001477B">
                          <w:rPr>
                            <w14:textOutline w14:w="9525" w14:cap="rnd" w14:cmpd="sng" w14:algn="ctr">
                              <w14:noFill/>
                              <w14:prstDash w14:val="solid"/>
                              <w14:bevel/>
                            </w14:textOutline>
                          </w:rPr>
                          <w:t xml:space="preserve">  </w:t>
                        </w:r>
                      </w:ins>
                    </w:p>
                    <w:p w14:paraId="7979CD27" w14:textId="36DE8084" w:rsidR="00347073" w:rsidRPr="005203F6" w:rsidRDefault="00347073" w:rsidP="004E1A8C">
                      <w:pPr>
                        <w:rPr>
                          <w:rPrChange w:id="1031" w:author="Colin Tredoux" w:date="2014-11-11T13:53:00Z">
                            <w:rPr>
                              <w14:textOutline w14:w="9525" w14:cap="rnd" w14:cmpd="sng" w14:algn="ctr">
                                <w14:noFill/>
                                <w14:prstDash w14:val="solid"/>
                                <w14:bevel/>
                              </w14:textOutline>
                            </w:rPr>
                          </w:rPrChange>
                        </w:rPr>
                      </w:pPr>
                      <w:del w:id="1032" w:author="Colin Tredoux" w:date="2014-11-11T11:34:00Z">
                        <w:r w:rsidDel="0029289F">
                          <w:rPr>
                            <w14:textOutline w14:w="9525" w14:cap="rnd" w14:cmpd="sng" w14:algn="ctr">
                              <w14:noFill/>
                              <w14:prstDash w14:val="solid"/>
                              <w14:bevel/>
                            </w14:textOutline>
                          </w:rPr>
                          <w:delText xml:space="preserve">Chisq </w:delText>
                        </w:r>
                      </w:del>
                      <w:ins w:id="1033" w:author="Colin Tredoux" w:date="2014-11-11T11:34:00Z">
                        <w:r>
                          <w:rPr>
                            <w14:textOutline w14:w="9525" w14:cap="rnd" w14:cmpd="sng" w14:algn="ctr">
                              <w14:noFill/>
                              <w14:prstDash w14:val="solid"/>
                              <w14:bevel/>
                            </w14:textOutline>
                          </w:rPr>
                          <w:t xml:space="preserve"> LR </w:t>
                        </w:r>
                        <w:r>
                          <w:sym w:font="Symbol" w:char="F063"/>
                        </w:r>
                        <w:r w:rsidRPr="00872ECE">
                          <w:rPr>
                            <w:vertAlign w:val="superscript"/>
                            <w:rPrChange w:id="1034" w:author="Colin Tredoux" w:date="2014-11-11T11:34:00Z">
                              <w:rPr/>
                            </w:rPrChange>
                          </w:rPr>
                          <w:t>2</w:t>
                        </w:r>
                        <w:r>
                          <w:t xml:space="preserve"> </w:t>
                        </w:r>
                      </w:ins>
                      <w:r>
                        <w:rPr>
                          <w14:textOutline w14:w="9525" w14:cap="rnd" w14:cmpd="sng" w14:algn="ctr">
                            <w14:noFill/>
                            <w14:prstDash w14:val="solid"/>
                            <w14:bevel/>
                          </w14:textOutline>
                        </w:rPr>
                        <w:t xml:space="preserve">= </w:t>
                      </w:r>
                      <w:del w:id="1035" w:author="Colin Tredoux" w:date="2014-11-11T15:56:00Z">
                        <w:r w:rsidDel="00B71601">
                          <w:rPr>
                            <w14:textOutline w14:w="9525" w14:cap="rnd" w14:cmpd="sng" w14:algn="ctr">
                              <w14:noFill/>
                              <w14:prstDash w14:val="solid"/>
                              <w14:bevel/>
                            </w14:textOutline>
                          </w:rPr>
                          <w:delText>281.96</w:delText>
                        </w:r>
                      </w:del>
                      <w:ins w:id="1036" w:author="Colin Tredoux" w:date="2014-11-11T15:56:00Z">
                        <w:r w:rsidR="00B71601">
                          <w:rPr>
                            <w14:textOutline w14:w="9525" w14:cap="rnd" w14:cmpd="sng" w14:algn="ctr">
                              <w14:noFill/>
                              <w14:prstDash w14:val="solid"/>
                              <w14:bevel/>
                            </w14:textOutline>
                          </w:rPr>
                          <w:t>276.42</w:t>
                        </w:r>
                      </w:ins>
                      <w:r>
                        <w:rPr>
                          <w14:textOutline w14:w="9525" w14:cap="rnd" w14:cmpd="sng" w14:algn="ctr">
                            <w14:noFill/>
                            <w14:prstDash w14:val="solid"/>
                            <w14:bevel/>
                          </w14:textOutline>
                        </w:rPr>
                        <w:t>, df = 1</w:t>
                      </w:r>
                      <w:ins w:id="1037" w:author="Colin Tredoux" w:date="2014-11-11T15:56:00Z">
                        <w:r w:rsidR="00B71601">
                          <w:rPr>
                            <w14:textOutline w14:w="9525" w14:cap="rnd" w14:cmpd="sng" w14:algn="ctr">
                              <w14:noFill/>
                              <w14:prstDash w14:val="solid"/>
                              <w14:bevel/>
                            </w14:textOutline>
                          </w:rPr>
                          <w:t>79</w:t>
                        </w:r>
                      </w:ins>
                      <w:del w:id="1038" w:author="Colin Tredoux" w:date="2014-11-11T15:56:00Z">
                        <w:r w:rsidDel="00B71601">
                          <w:rPr>
                            <w14:textOutline w14:w="9525" w14:cap="rnd" w14:cmpd="sng" w14:algn="ctr">
                              <w14:noFill/>
                              <w14:prstDash w14:val="solid"/>
                              <w14:bevel/>
                            </w14:textOutline>
                          </w:rPr>
                          <w:delText>80</w:delText>
                        </w:r>
                      </w:del>
                      <w:r>
                        <w:rPr>
                          <w14:textOutline w14:w="9525" w14:cap="rnd" w14:cmpd="sng" w14:algn="ctr">
                            <w14:noFill/>
                            <w14:prstDash w14:val="solid"/>
                            <w14:bevel/>
                          </w14:textOutline>
                        </w:rPr>
                        <w:t xml:space="preserve"> </w:t>
                      </w:r>
                      <w:ins w:id="1039" w:author="Colin Tredoux" w:date="2014-11-11T15:50:00Z">
                        <w:r w:rsidR="00BF1CFA">
                          <w:rPr>
                            <w14:textOutline w14:w="9525" w14:cap="rnd" w14:cmpd="sng" w14:algn="ctr">
                              <w14:noFill/>
                              <w14:prstDash w14:val="solid"/>
                              <w14:bevel/>
                            </w14:textOutline>
                          </w:rPr>
                          <w:br/>
                        </w:r>
                      </w:ins>
                      <w:del w:id="1040" w:author="Colin Tredoux" w:date="2014-11-11T15:50:00Z">
                        <w:r w:rsidDel="00BF1CFA">
                          <w:rPr>
                            <w14:textOutline w14:w="9525" w14:cap="rnd" w14:cmpd="sng" w14:algn="ctr">
                              <w14:noFill/>
                              <w14:prstDash w14:val="solid"/>
                              <w14:bevel/>
                            </w14:textOutline>
                          </w:rPr>
                          <w:delText xml:space="preserve"> </w:delText>
                        </w:r>
                      </w:del>
                      <w:r>
                        <w:rPr>
                          <w14:textOutline w14:w="9525" w14:cap="rnd" w14:cmpd="sng" w14:algn="ctr">
                            <w14:noFill/>
                            <w14:prstDash w14:val="solid"/>
                            <w14:bevel/>
                          </w14:textOutline>
                        </w:rPr>
                        <w:t xml:space="preserve">* p &lt; .001 </w:t>
                      </w:r>
                      <w:ins w:id="1041" w:author="Colin Tredoux" w:date="2014-11-11T13:52:00Z">
                        <w:r w:rsidRPr="005203F6">
                          <w:rPr>
                            <w:vertAlign w:val="superscript"/>
                            <w:rPrChange w:id="1042" w:author="Colin Tredoux" w:date="2014-11-11T13:52:00Z">
                              <w:rPr/>
                            </w:rPrChange>
                          </w:rPr>
                          <w:sym w:font="Wingdings 2" w:char="F085"/>
                        </w:r>
                      </w:ins>
                      <w:ins w:id="1043" w:author="Colin Tredoux" w:date="2014-11-11T13:53:00Z">
                        <w:r>
                          <w:rPr>
                            <w:vertAlign w:val="superscript"/>
                          </w:rPr>
                          <w:t xml:space="preserve"> </w:t>
                        </w:r>
                        <w:r>
                          <w:t>p &lt; .0</w:t>
                        </w:r>
                      </w:ins>
                      <w:ins w:id="1044" w:author="Colin Tredoux" w:date="2014-11-11T15:55:00Z">
                        <w:r w:rsidR="00B71601">
                          <w:t>2</w:t>
                        </w:r>
                      </w:ins>
                      <w:ins w:id="1045" w:author="Colin Tredoux" w:date="2014-11-11T13:53:00Z">
                        <w:r>
                          <w:t xml:space="preserve"> </w:t>
                        </w:r>
                      </w:ins>
                      <w:ins w:id="1046" w:author="Colin Tredoux" w:date="2014-11-11T13:54:00Z">
                        <w:r w:rsidRPr="005203F6">
                          <w:rPr>
                            <w:vertAlign w:val="superscript"/>
                            <w:rPrChange w:id="1047" w:author="Colin Tredoux" w:date="2014-11-11T13:54:00Z">
                              <w:rPr/>
                            </w:rPrChange>
                          </w:rPr>
                          <w:sym w:font="Wingdings 2" w:char="F0E5"/>
                        </w:r>
                      </w:ins>
                      <w:ins w:id="1048" w:author="Colin Tredoux" w:date="2014-11-11T15:49:00Z">
                        <w:r w:rsidR="00BF1CFA" w:rsidRPr="00BF1CFA">
                          <w:rPr>
                            <w:rPrChange w:id="1049" w:author="Colin Tredoux" w:date="2014-11-11T15:49:00Z">
                              <w:rPr>
                                <w:vertAlign w:val="superscript"/>
                              </w:rPr>
                            </w:rPrChange>
                          </w:rPr>
                          <w:t>p</w:t>
                        </w:r>
                      </w:ins>
                      <w:ins w:id="1050" w:author="Colin Tredoux" w:date="2014-11-11T13:54:00Z">
                        <w:r>
                          <w:t xml:space="preserve"> &lt; .0</w:t>
                        </w:r>
                      </w:ins>
                      <w:ins w:id="1051" w:author="Colin Tredoux" w:date="2014-11-11T15:55:00Z">
                        <w:r w:rsidR="00B71601">
                          <w:t>3</w:t>
                        </w:r>
                      </w:ins>
                    </w:p>
                  </w:txbxContent>
                </v:textbox>
                <w10:wrap type="square"/>
              </v:shape>
            </w:pict>
          </mc:Fallback>
        </mc:AlternateContent>
      </w:r>
    </w:p>
    <w:p w14:paraId="2DF0560E" w14:textId="6A8E1E08" w:rsidR="004E1A8C" w:rsidRDefault="004E1A8C" w:rsidP="004E1A8C"/>
    <w:p w14:paraId="78222FA6" w14:textId="00729DF3" w:rsidR="004E1A8C" w:rsidRDefault="00493942" w:rsidP="00F04BF4">
      <w:pPr>
        <w:pPrChange w:id="1052" w:author="Colin Tredoux" w:date="2014-11-11T14:02:00Z">
          <w:pPr/>
        </w:pPrChange>
      </w:pPr>
      <w:ins w:id="1053" w:author="Colin Tredoux" w:date="2014-11-11T11:48:00Z">
        <w:r>
          <w:rPr>
            <w:noProof/>
            <w:lang w:eastAsia="en-ZA"/>
          </w:rPr>
          <mc:AlternateContent>
            <mc:Choice Requires="wps">
              <w:drawing>
                <wp:anchor distT="0" distB="0" distL="0" distR="0" simplePos="0" relativeHeight="251746304" behindDoc="0" locked="0" layoutInCell="1" allowOverlap="1" wp14:anchorId="3A718A8D" wp14:editId="4BC22BF9">
                  <wp:simplePos x="0" y="0"/>
                  <wp:positionH relativeFrom="column">
                    <wp:posOffset>6427470</wp:posOffset>
                  </wp:positionH>
                  <wp:positionV relativeFrom="paragraph">
                    <wp:posOffset>224155</wp:posOffset>
                  </wp:positionV>
                  <wp:extent cx="307340" cy="15367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53670"/>
                          </a:xfrm>
                          <a:prstGeom prst="rect">
                            <a:avLst/>
                          </a:prstGeom>
                          <a:solidFill>
                            <a:srgbClr val="FFFFFF"/>
                          </a:solidFill>
                          <a:ln w="9525">
                            <a:noFill/>
                            <a:miter lim="800000"/>
                            <a:headEnd/>
                            <a:tailEnd/>
                          </a:ln>
                        </wps:spPr>
                        <wps:txbx>
                          <w:txbxContent>
                            <w:p w14:paraId="7A0BA760" w14:textId="4C8EF514" w:rsidR="00347073" w:rsidRPr="00E339D5" w:rsidRDefault="00347073" w:rsidP="00493942">
                              <w:pPr>
                                <w:spacing w:after="0" w:line="240" w:lineRule="auto"/>
                                <w:jc w:val="center"/>
                                <w:rPr>
                                  <w:sz w:val="18"/>
                                  <w:szCs w:val="16"/>
                                </w:rPr>
                              </w:pPr>
                              <w:ins w:id="1054" w:author="Colin Tredoux" w:date="2014-11-11T11:48:00Z">
                                <w:r>
                                  <w:rPr>
                                    <w:sz w:val="18"/>
                                    <w:szCs w:val="16"/>
                                  </w:rPr>
                                  <w:t>-</w:t>
                                </w:r>
                              </w:ins>
                              <w:r w:rsidRPr="00E339D5">
                                <w:rPr>
                                  <w:sz w:val="18"/>
                                  <w:szCs w:val="16"/>
                                </w:rPr>
                                <w:t>.2</w:t>
                              </w:r>
                              <w:ins w:id="1055" w:author="Colin Tredoux" w:date="2014-11-11T11:48:00Z">
                                <w:r>
                                  <w:rPr>
                                    <w:sz w:val="18"/>
                                    <w:szCs w:val="16"/>
                                  </w:rPr>
                                  <w:t>4</w:t>
                                </w:r>
                              </w:ins>
                              <w:ins w:id="1056" w:author="Colin Tredoux" w:date="2014-11-11T13:54:00Z">
                                <w:r w:rsidRPr="002F7225">
                                  <w:rPr>
                                    <w:vertAlign w:val="superscript"/>
                                  </w:rPr>
                                  <w:sym w:font="Wingdings 2" w:char="F0E5"/>
                                </w:r>
                              </w:ins>
                              <w:del w:id="1057" w:author="Colin Tredoux" w:date="2014-11-11T11:48:00Z">
                                <w:r w:rsidRPr="00E339D5" w:rsidDel="00493942">
                                  <w:rPr>
                                    <w:sz w:val="18"/>
                                    <w:szCs w:val="16"/>
                                  </w:rPr>
                                  <w:delText>3</w:delText>
                                </w:r>
                              </w:del>
                              <w:del w:id="1058" w:author="Colin Tredoux" w:date="2014-11-11T13:54:00Z">
                                <w:r w:rsidRPr="00E339D5" w:rsidDel="005203F6">
                                  <w:rPr>
                                    <w:sz w:val="18"/>
                                    <w:szCs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18A8D" id="_x0000_s1042" type="#_x0000_t202" style="position:absolute;margin-left:506.1pt;margin-top:17.65pt;width:24.2pt;height:12.1pt;z-index:251746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" stroked="f">
                  <v:textbox inset="0,0,0,0">
                    <w:txbxContent>
                      <w:p w14:paraId="7A0BA760" w14:textId="4C8EF514" w:rsidR="00347073" w:rsidRPr="00E339D5" w:rsidRDefault="00347073" w:rsidP="00493942">
                        <w:pPr>
                          <w:spacing w:after="0" w:line="240" w:lineRule="auto"/>
                          <w:jc w:val="center"/>
                          <w:rPr>
                            <w:sz w:val="18"/>
                            <w:szCs w:val="16"/>
                          </w:rPr>
                        </w:pPr>
                        <w:ins w:id="1059" w:author="Colin Tredoux" w:date="2014-11-11T11:48:00Z">
                          <w:r>
                            <w:rPr>
                              <w:sz w:val="18"/>
                              <w:szCs w:val="16"/>
                            </w:rPr>
                            <w:t>-</w:t>
                          </w:r>
                        </w:ins>
                        <w:r w:rsidRPr="00E339D5">
                          <w:rPr>
                            <w:sz w:val="18"/>
                            <w:szCs w:val="16"/>
                          </w:rPr>
                          <w:t>.2</w:t>
                        </w:r>
                        <w:ins w:id="1060" w:author="Colin Tredoux" w:date="2014-11-11T11:48:00Z">
                          <w:r>
                            <w:rPr>
                              <w:sz w:val="18"/>
                              <w:szCs w:val="16"/>
                            </w:rPr>
                            <w:t>4</w:t>
                          </w:r>
                        </w:ins>
                        <w:ins w:id="1061" w:author="Colin Tredoux" w:date="2014-11-11T13:54:00Z">
                          <w:r w:rsidRPr="002F7225">
                            <w:rPr>
                              <w:vertAlign w:val="superscript"/>
                            </w:rPr>
                            <w:sym w:font="Wingdings 2" w:char="F0E5"/>
                          </w:r>
                        </w:ins>
                        <w:del w:id="1062" w:author="Colin Tredoux" w:date="2014-11-11T11:48:00Z">
                          <w:r w:rsidRPr="00E339D5" w:rsidDel="00493942">
                            <w:rPr>
                              <w:sz w:val="18"/>
                              <w:szCs w:val="16"/>
                            </w:rPr>
                            <w:delText>3</w:delText>
                          </w:r>
                        </w:del>
                        <w:del w:id="1063" w:author="Colin Tredoux" w:date="2014-11-11T13:54:00Z">
                          <w:r w:rsidRPr="00E339D5" w:rsidDel="005203F6">
                            <w:rPr>
                              <w:sz w:val="18"/>
                              <w:szCs w:val="16"/>
                            </w:rPr>
                            <w:delText>*</w:delText>
                          </w:r>
                        </w:del>
                      </w:p>
                    </w:txbxContent>
                  </v:textbox>
                  <w10:wrap type="square"/>
                </v:shape>
              </w:pict>
            </mc:Fallback>
          </mc:AlternateContent>
        </w:r>
      </w:ins>
    </w:p>
    <w:p w14:paraId="528AE7F8" w14:textId="3CF8AA71" w:rsidR="004E1A8C" w:rsidRDefault="004E1A8C" w:rsidP="004E1A8C"/>
    <w:p w14:paraId="35F1E7E4" w14:textId="41AEDE50" w:rsidR="004E1A8C" w:rsidRDefault="004E1A8C" w:rsidP="004E1A8C"/>
    <w:p w14:paraId="1C59E4A8" w14:textId="1EF07C06" w:rsidR="004E1A8C" w:rsidRDefault="004E1A8C" w:rsidP="004E1A8C"/>
    <w:p w14:paraId="3FA5B7CE" w14:textId="77777777" w:rsidR="004E1A8C" w:rsidRDefault="004E1A8C" w:rsidP="004E1A8C"/>
    <w:p w14:paraId="53892B35" w14:textId="7C142D6A" w:rsidR="004E1A8C" w:rsidRDefault="004E1A8C" w:rsidP="004E1A8C"/>
    <w:p w14:paraId="504B7422" w14:textId="5C22D11C" w:rsidR="004E1A8C" w:rsidDel="00872ECE" w:rsidRDefault="004E1A8C" w:rsidP="004E1A8C">
      <w:pPr>
        <w:rPr>
          <w:del w:id="1064" w:author="Colin Tredoux" w:date="2014-11-11T11:34:00Z"/>
        </w:rPr>
      </w:pPr>
    </w:p>
    <w:p w14:paraId="79B31B0F" w14:textId="77777777" w:rsidR="004E1A8C" w:rsidRDefault="004E1A8C" w:rsidP="004E1A8C">
      <w:pPr>
        <w:spacing w:after="60"/>
      </w:pPr>
      <w:r w:rsidRPr="00E339D5">
        <w:rPr>
          <w:b/>
        </w:rPr>
        <w:t>Figure x</w:t>
      </w:r>
      <w:r>
        <w:t>.  Structural Equation model showing positive and negative paths to intergroup prejudice.</w:t>
      </w:r>
    </w:p>
    <w:p w14:paraId="6721FF10" w14:textId="00482F8B" w:rsidR="004E1A8C" w:rsidRDefault="004E1A8C" w:rsidP="004E1A8C">
      <w:r>
        <w:t xml:space="preserve">Dark and light shading show the negative and positive paths, respectively.  Line width represents strength of path coefficient.  All variables are on a common scale. </w:t>
      </w:r>
      <w:ins w:id="1065" w:author="Colin Tredoux" w:date="2014-11-11T13:53:00Z">
        <w:r w:rsidR="005203F6">
          <w:t xml:space="preserve"> </w:t>
        </w:r>
      </w:ins>
    </w:p>
    <w:p w14:paraId="3CA87833" w14:textId="06F18FFE" w:rsidR="002C5650" w:rsidRDefault="002C5650" w:rsidP="00BA0894">
      <w:pPr>
        <w:pStyle w:val="NoSpacing"/>
      </w:pPr>
    </w:p>
    <w:p w14:paraId="3B628CBE" w14:textId="77777777" w:rsidR="002C5650" w:rsidRDefault="002C5650" w:rsidP="00BA0894">
      <w:pPr>
        <w:pStyle w:val="NoSpacing"/>
      </w:pPr>
    </w:p>
    <w:p w14:paraId="4EBE35D5" w14:textId="77777777" w:rsidR="002C5650" w:rsidRDefault="002C5650" w:rsidP="00BA0894">
      <w:pPr>
        <w:pStyle w:val="NoSpacing"/>
      </w:pPr>
    </w:p>
    <w:p w14:paraId="7223F9ED" w14:textId="77777777" w:rsidR="002C5650" w:rsidRDefault="002C5650" w:rsidP="00BA0894">
      <w:pPr>
        <w:pStyle w:val="NoSpacing"/>
      </w:pPr>
    </w:p>
    <w:p w14:paraId="6937F939" w14:textId="77777777" w:rsidR="002C5650" w:rsidRDefault="002C5650" w:rsidP="00BA0894">
      <w:pPr>
        <w:pStyle w:val="NoSpacing"/>
      </w:pPr>
    </w:p>
    <w:p w14:paraId="2360F0ED" w14:textId="77777777" w:rsidR="002C5650" w:rsidRDefault="002C5650" w:rsidP="00BA0894">
      <w:pPr>
        <w:pStyle w:val="NoSpacing"/>
      </w:pPr>
    </w:p>
    <w:p w14:paraId="5907792E" w14:textId="77777777" w:rsidR="002C5650" w:rsidRDefault="002C5650" w:rsidP="00BA0894">
      <w:pPr>
        <w:pStyle w:val="NoSpacing"/>
      </w:pPr>
    </w:p>
    <w:p w14:paraId="0EC0C5B0" w14:textId="77777777" w:rsidR="002C5650" w:rsidRDefault="002C5650" w:rsidP="00BA0894">
      <w:pPr>
        <w:pStyle w:val="NoSpacing"/>
      </w:pPr>
    </w:p>
    <w:p w14:paraId="146C9A9A" w14:textId="77777777" w:rsidR="002C5650" w:rsidRDefault="002C5650" w:rsidP="00BA0894">
      <w:pPr>
        <w:pStyle w:val="NoSpacing"/>
      </w:pPr>
    </w:p>
    <w:p w14:paraId="2573B920" w14:textId="77777777" w:rsidR="002C5650" w:rsidRDefault="002C5650" w:rsidP="00BA0894">
      <w:pPr>
        <w:pStyle w:val="NoSpacing"/>
      </w:pPr>
    </w:p>
    <w:p w14:paraId="6391B66C" w14:textId="77777777" w:rsidR="002C5650" w:rsidRDefault="002C5650" w:rsidP="00BA0894">
      <w:pPr>
        <w:pStyle w:val="NoSpacing"/>
      </w:pPr>
    </w:p>
    <w:p w14:paraId="6810371B" w14:textId="77777777" w:rsidR="002C5650" w:rsidRDefault="002C5650" w:rsidP="00BA0894">
      <w:pPr>
        <w:pStyle w:val="NoSpacing"/>
      </w:pPr>
    </w:p>
    <w:sectPr w:rsidR="002C5650" w:rsidSect="00CA40CF">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Tredouxhome" w:date="2014-10-29T14:46:00Z" w:initials="T">
    <w:p w14:paraId="4C5120D2" w14:textId="77777777" w:rsidR="00347073" w:rsidRDefault="00347073">
      <w:pPr>
        <w:pStyle w:val="CommentText"/>
      </w:pPr>
      <w:r>
        <w:rPr>
          <w:rStyle w:val="CommentReference"/>
        </w:rPr>
        <w:annotationRef/>
      </w:r>
      <w:r>
        <w:t>Kevin, Figure 1 relies on colour.  This may be a problem when reproducing it on paper, as many journals don’t have colour options</w:t>
      </w:r>
    </w:p>
  </w:comment>
  <w:comment w:id="472" w:author="Kevin Durrheim" w:date="2014-10-23T12:24:00Z" w:initials="KD">
    <w:p w14:paraId="3F088965" w14:textId="77777777" w:rsidR="00347073" w:rsidRDefault="00347073">
      <w:pPr>
        <w:pStyle w:val="CommentText"/>
      </w:pPr>
      <w:r>
        <w:rPr>
          <w:rStyle w:val="CommentReference"/>
        </w:rPr>
        <w:annotationRef/>
      </w:r>
      <w:r>
        <w:t xml:space="preserve">I’m not sure we can say this from the analysis, Colin. It would be good to report this moderation.  </w:t>
      </w:r>
    </w:p>
  </w:comment>
  <w:comment w:id="473" w:author="Kevin Durrheim" w:date="2014-10-23T12:25:00Z" w:initials="KD">
    <w:p w14:paraId="458BAC2D" w14:textId="77777777" w:rsidR="00347073" w:rsidRDefault="00347073">
      <w:pPr>
        <w:pStyle w:val="CommentText"/>
      </w:pPr>
      <w:r>
        <w:rPr>
          <w:rStyle w:val="CommentReference"/>
        </w:rPr>
        <w:annotationRef/>
      </w:r>
      <w:r>
        <w:t>This needs reworking in the light of our resutls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5120D2" w15:done="0"/>
  <w15:commentEx w15:paraId="3F088965" w15:done="0"/>
  <w15:commentEx w15:paraId="458BAC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39148" w14:textId="77777777" w:rsidR="00433B7B" w:rsidRDefault="00433B7B" w:rsidP="00443496">
      <w:pPr>
        <w:spacing w:after="0" w:line="240" w:lineRule="auto"/>
      </w:pPr>
      <w:r>
        <w:separator/>
      </w:r>
    </w:p>
  </w:endnote>
  <w:endnote w:type="continuationSeparator" w:id="0">
    <w:p w14:paraId="7C38C12C" w14:textId="77777777" w:rsidR="00433B7B" w:rsidRDefault="00433B7B" w:rsidP="00443496">
      <w:pPr>
        <w:spacing w:after="0" w:line="240" w:lineRule="auto"/>
      </w:pPr>
      <w:r>
        <w:continuationSeparator/>
      </w:r>
    </w:p>
  </w:endnote>
  <w:endnote w:id="1">
    <w:p w14:paraId="351DE3B8" w14:textId="77777777" w:rsidR="00347073" w:rsidRDefault="00347073" w:rsidP="0054241D">
      <w:pPr>
        <w:pStyle w:val="EndnoteText"/>
      </w:pPr>
      <w:r>
        <w:rPr>
          <w:rStyle w:val="EndnoteReference"/>
        </w:rPr>
        <w:endnoteRef/>
      </w:r>
      <w:r>
        <w:t xml:space="preserve"> The analysis was undertaken in ArcInfo 10.2 using an Ordinary Kriging interpolation with a spherical algorithm utilizing a spatially variable search window of 12 data points. In essence this means that for closely clustered points the spatial extent of overlapping points is smaller than those further apart but the standard interpolation utilizes the 12 closest points around each pixel to create the surface. Raster resolution is 10 metres.</w:t>
      </w:r>
    </w:p>
    <w:p w14:paraId="56B5EBEC" w14:textId="77777777" w:rsidR="00347073" w:rsidRDefault="00347073" w:rsidP="0054241D">
      <w:pPr>
        <w:pStyle w:val="EndnoteText"/>
      </w:pPr>
    </w:p>
    <w:p w14:paraId="1C28B406" w14:textId="77777777" w:rsidR="00347073" w:rsidRDefault="00347073" w:rsidP="0054241D">
      <w:pPr>
        <w:pStyle w:val="EndnoteText"/>
      </w:pPr>
      <w:r>
        <w:t>The scientific explanation of Kriging is as follows: Unlike plain Inverse distance weighting which assumes the influence of a point diminishes away from the point at a constant rate, Kriging factors in distance and direction when calculating spatial correlation. It statistically examines the data, then fits a modelled variogram and using this variogram it creates a surface. It is most appropriate where there are spatial correlations or relationships between points particularly distance and direction, such as modelling wetlands based on water depth or soil type.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5FCC9" w14:textId="77777777" w:rsidR="00433B7B" w:rsidRDefault="00433B7B" w:rsidP="00443496">
      <w:pPr>
        <w:spacing w:after="0" w:line="240" w:lineRule="auto"/>
      </w:pPr>
      <w:r>
        <w:separator/>
      </w:r>
    </w:p>
  </w:footnote>
  <w:footnote w:type="continuationSeparator" w:id="0">
    <w:p w14:paraId="302CFDCC" w14:textId="77777777" w:rsidR="00433B7B" w:rsidRDefault="00433B7B" w:rsidP="004434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767089"/>
      <w:docPartObj>
        <w:docPartGallery w:val="Page Numbers (Top of Page)"/>
        <w:docPartUnique/>
      </w:docPartObj>
    </w:sdtPr>
    <w:sdtEndPr>
      <w:rPr>
        <w:noProof/>
      </w:rPr>
    </w:sdtEndPr>
    <w:sdtContent>
      <w:p w14:paraId="0EE0843D" w14:textId="77777777" w:rsidR="00347073" w:rsidRDefault="00347073">
        <w:pPr>
          <w:pStyle w:val="Header"/>
          <w:jc w:val="right"/>
        </w:pPr>
        <w:r>
          <w:fldChar w:fldCharType="begin"/>
        </w:r>
        <w:r>
          <w:instrText xml:space="preserve"> PAGE   \* MERGEFORMAT </w:instrText>
        </w:r>
        <w:r>
          <w:fldChar w:fldCharType="separate"/>
        </w:r>
        <w:r w:rsidR="003A5D88">
          <w:rPr>
            <w:noProof/>
          </w:rPr>
          <w:t>17</w:t>
        </w:r>
        <w:r>
          <w:rPr>
            <w:noProof/>
          </w:rPr>
          <w:fldChar w:fldCharType="end"/>
        </w:r>
      </w:p>
    </w:sdtContent>
  </w:sdt>
  <w:p w14:paraId="563DDF91" w14:textId="77777777" w:rsidR="00347073" w:rsidRDefault="003470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E79CF"/>
    <w:multiLevelType w:val="multilevel"/>
    <w:tmpl w:val="85C8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D634E9"/>
    <w:multiLevelType w:val="hybridMultilevel"/>
    <w:tmpl w:val="3C948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01FEB"/>
    <w:multiLevelType w:val="hybridMultilevel"/>
    <w:tmpl w:val="DBF2843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0CED0E5F"/>
    <w:multiLevelType w:val="hybridMultilevel"/>
    <w:tmpl w:val="8C32E9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12364B0A"/>
    <w:multiLevelType w:val="hybridMultilevel"/>
    <w:tmpl w:val="0ECAD5E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2B4116AB"/>
    <w:multiLevelType w:val="hybridMultilevel"/>
    <w:tmpl w:val="7C3A3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810FA"/>
    <w:multiLevelType w:val="hybridMultilevel"/>
    <w:tmpl w:val="915AA9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30C65DA1"/>
    <w:multiLevelType w:val="hybridMultilevel"/>
    <w:tmpl w:val="190C47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30D344E4"/>
    <w:multiLevelType w:val="hybridMultilevel"/>
    <w:tmpl w:val="3D321F2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5A897EE6"/>
    <w:multiLevelType w:val="hybridMultilevel"/>
    <w:tmpl w:val="25BCEA04"/>
    <w:lvl w:ilvl="0" w:tplc="F0CED7F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4"/>
  </w:num>
  <w:num w:numId="5">
    <w:abstractNumId w:val="3"/>
  </w:num>
  <w:num w:numId="6">
    <w:abstractNumId w:val="2"/>
  </w:num>
  <w:num w:numId="7">
    <w:abstractNumId w:val="7"/>
  </w:num>
  <w:num w:numId="8">
    <w:abstractNumId w:val="6"/>
  </w:num>
  <w:num w:numId="9">
    <w:abstractNumId w:val="5"/>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lin Tredoux">
    <w15:presenceInfo w15:providerId="AD" w15:userId="S-1-5-21-1874443819-1854570843-2210025429-45770"/>
  </w15:person>
  <w15:person w15:author="Kevin Durrheim">
    <w15:presenceInfo w15:providerId="Windows Live" w15:userId="6b45e730a1dc0b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trackRevisions/>
  <w:defaultTabStop w:val="11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894"/>
    <w:rsid w:val="000146E6"/>
    <w:rsid w:val="0001477B"/>
    <w:rsid w:val="000253A3"/>
    <w:rsid w:val="00050E90"/>
    <w:rsid w:val="0005307D"/>
    <w:rsid w:val="0005620D"/>
    <w:rsid w:val="00063834"/>
    <w:rsid w:val="00064AC9"/>
    <w:rsid w:val="00064B68"/>
    <w:rsid w:val="00066494"/>
    <w:rsid w:val="00067E0C"/>
    <w:rsid w:val="00074221"/>
    <w:rsid w:val="00076130"/>
    <w:rsid w:val="000840C2"/>
    <w:rsid w:val="000A002F"/>
    <w:rsid w:val="000A2D5F"/>
    <w:rsid w:val="000A486A"/>
    <w:rsid w:val="000B7442"/>
    <w:rsid w:val="000C1623"/>
    <w:rsid w:val="000C37D2"/>
    <w:rsid w:val="000D40A3"/>
    <w:rsid w:val="000D43F2"/>
    <w:rsid w:val="000E055C"/>
    <w:rsid w:val="000E2E35"/>
    <w:rsid w:val="000F0950"/>
    <w:rsid w:val="000F786A"/>
    <w:rsid w:val="001028F8"/>
    <w:rsid w:val="001052AD"/>
    <w:rsid w:val="00107F49"/>
    <w:rsid w:val="00111130"/>
    <w:rsid w:val="0011298A"/>
    <w:rsid w:val="00126356"/>
    <w:rsid w:val="00133F84"/>
    <w:rsid w:val="00144CD3"/>
    <w:rsid w:val="00154F46"/>
    <w:rsid w:val="001572BB"/>
    <w:rsid w:val="001719AF"/>
    <w:rsid w:val="00172D00"/>
    <w:rsid w:val="00177F09"/>
    <w:rsid w:val="001A5951"/>
    <w:rsid w:val="001C6F93"/>
    <w:rsid w:val="001D1C1A"/>
    <w:rsid w:val="001D4EA3"/>
    <w:rsid w:val="001D6D46"/>
    <w:rsid w:val="002110F1"/>
    <w:rsid w:val="00215BC3"/>
    <w:rsid w:val="00225D0F"/>
    <w:rsid w:val="002358C6"/>
    <w:rsid w:val="00252144"/>
    <w:rsid w:val="00260B05"/>
    <w:rsid w:val="002649EB"/>
    <w:rsid w:val="00266BE3"/>
    <w:rsid w:val="00276996"/>
    <w:rsid w:val="00282095"/>
    <w:rsid w:val="00287F9F"/>
    <w:rsid w:val="0029289F"/>
    <w:rsid w:val="002A33EA"/>
    <w:rsid w:val="002A5236"/>
    <w:rsid w:val="002B328F"/>
    <w:rsid w:val="002B4811"/>
    <w:rsid w:val="002C227F"/>
    <w:rsid w:val="002C2E5D"/>
    <w:rsid w:val="002C5650"/>
    <w:rsid w:val="002D4CAC"/>
    <w:rsid w:val="002E269F"/>
    <w:rsid w:val="002F2ED8"/>
    <w:rsid w:val="00302AFE"/>
    <w:rsid w:val="0030309C"/>
    <w:rsid w:val="00335E3F"/>
    <w:rsid w:val="003415EC"/>
    <w:rsid w:val="003419D3"/>
    <w:rsid w:val="00344E47"/>
    <w:rsid w:val="00345419"/>
    <w:rsid w:val="00345BF7"/>
    <w:rsid w:val="00347073"/>
    <w:rsid w:val="00350398"/>
    <w:rsid w:val="00350DCC"/>
    <w:rsid w:val="00352AB2"/>
    <w:rsid w:val="00353C7B"/>
    <w:rsid w:val="00354486"/>
    <w:rsid w:val="003651F9"/>
    <w:rsid w:val="00365D6A"/>
    <w:rsid w:val="003801AA"/>
    <w:rsid w:val="003805CC"/>
    <w:rsid w:val="003876AB"/>
    <w:rsid w:val="003912C4"/>
    <w:rsid w:val="003978B6"/>
    <w:rsid w:val="00397A02"/>
    <w:rsid w:val="003A0C2F"/>
    <w:rsid w:val="003A5D88"/>
    <w:rsid w:val="003A72D5"/>
    <w:rsid w:val="003B53F1"/>
    <w:rsid w:val="003B7A50"/>
    <w:rsid w:val="003D5631"/>
    <w:rsid w:val="003E29E2"/>
    <w:rsid w:val="003E29FA"/>
    <w:rsid w:val="003E3C1B"/>
    <w:rsid w:val="003E7887"/>
    <w:rsid w:val="003F418C"/>
    <w:rsid w:val="003F66D4"/>
    <w:rsid w:val="003F7A30"/>
    <w:rsid w:val="004253DB"/>
    <w:rsid w:val="004312F3"/>
    <w:rsid w:val="00433B7B"/>
    <w:rsid w:val="00443496"/>
    <w:rsid w:val="004472E4"/>
    <w:rsid w:val="00454DAC"/>
    <w:rsid w:val="00457A7E"/>
    <w:rsid w:val="00460ADA"/>
    <w:rsid w:val="004635A3"/>
    <w:rsid w:val="00464B7B"/>
    <w:rsid w:val="00476F37"/>
    <w:rsid w:val="0048742B"/>
    <w:rsid w:val="004910B2"/>
    <w:rsid w:val="00493942"/>
    <w:rsid w:val="0049639B"/>
    <w:rsid w:val="004A2A3C"/>
    <w:rsid w:val="004A2E0B"/>
    <w:rsid w:val="004A3E30"/>
    <w:rsid w:val="004B1C95"/>
    <w:rsid w:val="004C436A"/>
    <w:rsid w:val="004C5E19"/>
    <w:rsid w:val="004D0734"/>
    <w:rsid w:val="004D0797"/>
    <w:rsid w:val="004E1A8C"/>
    <w:rsid w:val="004E2C09"/>
    <w:rsid w:val="00510D36"/>
    <w:rsid w:val="00512DBB"/>
    <w:rsid w:val="00513CE0"/>
    <w:rsid w:val="005150B0"/>
    <w:rsid w:val="005203F6"/>
    <w:rsid w:val="0052608E"/>
    <w:rsid w:val="00527D7F"/>
    <w:rsid w:val="00530249"/>
    <w:rsid w:val="00540D6D"/>
    <w:rsid w:val="0054241D"/>
    <w:rsid w:val="00550CD0"/>
    <w:rsid w:val="00551EC8"/>
    <w:rsid w:val="005528C7"/>
    <w:rsid w:val="00567C22"/>
    <w:rsid w:val="005A0878"/>
    <w:rsid w:val="005A3D9B"/>
    <w:rsid w:val="005C151C"/>
    <w:rsid w:val="005D7523"/>
    <w:rsid w:val="005E08A1"/>
    <w:rsid w:val="005E181F"/>
    <w:rsid w:val="005E7032"/>
    <w:rsid w:val="005F07BB"/>
    <w:rsid w:val="00612071"/>
    <w:rsid w:val="00625B67"/>
    <w:rsid w:val="00625B78"/>
    <w:rsid w:val="00630D01"/>
    <w:rsid w:val="006417D8"/>
    <w:rsid w:val="00642EC1"/>
    <w:rsid w:val="00656BF9"/>
    <w:rsid w:val="00670E09"/>
    <w:rsid w:val="0067234E"/>
    <w:rsid w:val="006746EF"/>
    <w:rsid w:val="0067789F"/>
    <w:rsid w:val="0069273E"/>
    <w:rsid w:val="00694B56"/>
    <w:rsid w:val="006A255D"/>
    <w:rsid w:val="006C7B50"/>
    <w:rsid w:val="006D00B4"/>
    <w:rsid w:val="006D18F6"/>
    <w:rsid w:val="006D3312"/>
    <w:rsid w:val="006D7335"/>
    <w:rsid w:val="006E1B32"/>
    <w:rsid w:val="006E2003"/>
    <w:rsid w:val="006E7658"/>
    <w:rsid w:val="006F1B7F"/>
    <w:rsid w:val="007108B5"/>
    <w:rsid w:val="00711D59"/>
    <w:rsid w:val="007127BC"/>
    <w:rsid w:val="007203B4"/>
    <w:rsid w:val="007254C3"/>
    <w:rsid w:val="00764C45"/>
    <w:rsid w:val="00766CDC"/>
    <w:rsid w:val="00771A7C"/>
    <w:rsid w:val="007849BC"/>
    <w:rsid w:val="007B7FE6"/>
    <w:rsid w:val="007C0D8D"/>
    <w:rsid w:val="007C6357"/>
    <w:rsid w:val="007E2CC1"/>
    <w:rsid w:val="00801C84"/>
    <w:rsid w:val="0082432F"/>
    <w:rsid w:val="00825BC3"/>
    <w:rsid w:val="0083093A"/>
    <w:rsid w:val="00836FB0"/>
    <w:rsid w:val="008419A0"/>
    <w:rsid w:val="00870287"/>
    <w:rsid w:val="00872ECE"/>
    <w:rsid w:val="0088563A"/>
    <w:rsid w:val="008A0BC5"/>
    <w:rsid w:val="008A3158"/>
    <w:rsid w:val="008A5530"/>
    <w:rsid w:val="008A675E"/>
    <w:rsid w:val="008B4332"/>
    <w:rsid w:val="008B7B39"/>
    <w:rsid w:val="008D416E"/>
    <w:rsid w:val="008E196E"/>
    <w:rsid w:val="008E660B"/>
    <w:rsid w:val="008F1373"/>
    <w:rsid w:val="0092030F"/>
    <w:rsid w:val="00920744"/>
    <w:rsid w:val="0092280C"/>
    <w:rsid w:val="00934AB5"/>
    <w:rsid w:val="00943F59"/>
    <w:rsid w:val="00944F20"/>
    <w:rsid w:val="00946A25"/>
    <w:rsid w:val="0095002E"/>
    <w:rsid w:val="009673E0"/>
    <w:rsid w:val="009675CA"/>
    <w:rsid w:val="0098223F"/>
    <w:rsid w:val="009845BD"/>
    <w:rsid w:val="00986446"/>
    <w:rsid w:val="009872FB"/>
    <w:rsid w:val="00991B3E"/>
    <w:rsid w:val="00993F54"/>
    <w:rsid w:val="009940FC"/>
    <w:rsid w:val="009A12B6"/>
    <w:rsid w:val="009A7DC9"/>
    <w:rsid w:val="009B046B"/>
    <w:rsid w:val="009C113A"/>
    <w:rsid w:val="009C22F0"/>
    <w:rsid w:val="009D58E9"/>
    <w:rsid w:val="009E3DBD"/>
    <w:rsid w:val="00A01756"/>
    <w:rsid w:val="00A070C1"/>
    <w:rsid w:val="00A10E8A"/>
    <w:rsid w:val="00A15D99"/>
    <w:rsid w:val="00A1772D"/>
    <w:rsid w:val="00A17733"/>
    <w:rsid w:val="00A20536"/>
    <w:rsid w:val="00A2240B"/>
    <w:rsid w:val="00A224B8"/>
    <w:rsid w:val="00A26D84"/>
    <w:rsid w:val="00A27F4B"/>
    <w:rsid w:val="00A33C16"/>
    <w:rsid w:val="00A41D79"/>
    <w:rsid w:val="00A45F87"/>
    <w:rsid w:val="00A52BB5"/>
    <w:rsid w:val="00A545F6"/>
    <w:rsid w:val="00A65973"/>
    <w:rsid w:val="00A8282A"/>
    <w:rsid w:val="00A86C3D"/>
    <w:rsid w:val="00A935A9"/>
    <w:rsid w:val="00A93AF7"/>
    <w:rsid w:val="00AA10CC"/>
    <w:rsid w:val="00AA22D4"/>
    <w:rsid w:val="00B00F50"/>
    <w:rsid w:val="00B05427"/>
    <w:rsid w:val="00B10873"/>
    <w:rsid w:val="00B16DC2"/>
    <w:rsid w:val="00B1705C"/>
    <w:rsid w:val="00B3316B"/>
    <w:rsid w:val="00B44324"/>
    <w:rsid w:val="00B5000B"/>
    <w:rsid w:val="00B5333C"/>
    <w:rsid w:val="00B57110"/>
    <w:rsid w:val="00B71601"/>
    <w:rsid w:val="00B75297"/>
    <w:rsid w:val="00B91980"/>
    <w:rsid w:val="00B93FCB"/>
    <w:rsid w:val="00B94A70"/>
    <w:rsid w:val="00BA0894"/>
    <w:rsid w:val="00BA251D"/>
    <w:rsid w:val="00BA48D7"/>
    <w:rsid w:val="00BB1F65"/>
    <w:rsid w:val="00BB624F"/>
    <w:rsid w:val="00BC40AA"/>
    <w:rsid w:val="00BD0F1E"/>
    <w:rsid w:val="00BD6289"/>
    <w:rsid w:val="00BE155E"/>
    <w:rsid w:val="00BF1CFA"/>
    <w:rsid w:val="00C0091A"/>
    <w:rsid w:val="00C03DD5"/>
    <w:rsid w:val="00C1609E"/>
    <w:rsid w:val="00C1628B"/>
    <w:rsid w:val="00C1791A"/>
    <w:rsid w:val="00C276D8"/>
    <w:rsid w:val="00C30D10"/>
    <w:rsid w:val="00C31A1E"/>
    <w:rsid w:val="00C411DB"/>
    <w:rsid w:val="00C56D4B"/>
    <w:rsid w:val="00C637A4"/>
    <w:rsid w:val="00C835D9"/>
    <w:rsid w:val="00C83B0A"/>
    <w:rsid w:val="00C848C3"/>
    <w:rsid w:val="00C92159"/>
    <w:rsid w:val="00CA06F3"/>
    <w:rsid w:val="00CA40CF"/>
    <w:rsid w:val="00CA5434"/>
    <w:rsid w:val="00CB26B4"/>
    <w:rsid w:val="00CB3807"/>
    <w:rsid w:val="00CC15CD"/>
    <w:rsid w:val="00CC1F52"/>
    <w:rsid w:val="00CD036D"/>
    <w:rsid w:val="00CD5215"/>
    <w:rsid w:val="00CD689C"/>
    <w:rsid w:val="00CE4ED3"/>
    <w:rsid w:val="00CF4741"/>
    <w:rsid w:val="00CF6BCF"/>
    <w:rsid w:val="00CF7D6F"/>
    <w:rsid w:val="00D068CE"/>
    <w:rsid w:val="00D06AAF"/>
    <w:rsid w:val="00D11409"/>
    <w:rsid w:val="00D24F91"/>
    <w:rsid w:val="00D33FF2"/>
    <w:rsid w:val="00D34370"/>
    <w:rsid w:val="00D356ED"/>
    <w:rsid w:val="00D362EE"/>
    <w:rsid w:val="00D37CCB"/>
    <w:rsid w:val="00D41896"/>
    <w:rsid w:val="00D439BD"/>
    <w:rsid w:val="00D47741"/>
    <w:rsid w:val="00D50E13"/>
    <w:rsid w:val="00D60EF5"/>
    <w:rsid w:val="00D624B2"/>
    <w:rsid w:val="00D62B52"/>
    <w:rsid w:val="00D74621"/>
    <w:rsid w:val="00D84D94"/>
    <w:rsid w:val="00D8698D"/>
    <w:rsid w:val="00D97BFF"/>
    <w:rsid w:val="00DA03AE"/>
    <w:rsid w:val="00DA5E0E"/>
    <w:rsid w:val="00DB79BA"/>
    <w:rsid w:val="00DC51F4"/>
    <w:rsid w:val="00DC6697"/>
    <w:rsid w:val="00DD19B3"/>
    <w:rsid w:val="00DD71AB"/>
    <w:rsid w:val="00E20432"/>
    <w:rsid w:val="00E2701E"/>
    <w:rsid w:val="00E30136"/>
    <w:rsid w:val="00E34CF8"/>
    <w:rsid w:val="00E52BA3"/>
    <w:rsid w:val="00E654EF"/>
    <w:rsid w:val="00E72701"/>
    <w:rsid w:val="00E77094"/>
    <w:rsid w:val="00E83D1F"/>
    <w:rsid w:val="00EA5E13"/>
    <w:rsid w:val="00EB2591"/>
    <w:rsid w:val="00EC3AAD"/>
    <w:rsid w:val="00ED073B"/>
    <w:rsid w:val="00EE077E"/>
    <w:rsid w:val="00EE4A7F"/>
    <w:rsid w:val="00F04BF4"/>
    <w:rsid w:val="00F11AD2"/>
    <w:rsid w:val="00F33CB9"/>
    <w:rsid w:val="00F33D4B"/>
    <w:rsid w:val="00F3442A"/>
    <w:rsid w:val="00F35E0B"/>
    <w:rsid w:val="00F449C2"/>
    <w:rsid w:val="00F643D9"/>
    <w:rsid w:val="00F747D7"/>
    <w:rsid w:val="00F770CB"/>
    <w:rsid w:val="00F8729A"/>
    <w:rsid w:val="00FA5332"/>
    <w:rsid w:val="00FA604B"/>
    <w:rsid w:val="00FB130E"/>
    <w:rsid w:val="00FB5237"/>
    <w:rsid w:val="00FC4A0C"/>
    <w:rsid w:val="00FD3D5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723F"/>
  <w15:docId w15:val="{A6CEB4C8-7E2D-4438-9DEC-88DF5237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894"/>
    <w:pPr>
      <w:spacing w:after="0" w:line="240" w:lineRule="auto"/>
    </w:pPr>
  </w:style>
  <w:style w:type="character" w:styleId="CommentReference">
    <w:name w:val="annotation reference"/>
    <w:basedOn w:val="DefaultParagraphFont"/>
    <w:uiPriority w:val="99"/>
    <w:semiHidden/>
    <w:unhideWhenUsed/>
    <w:rsid w:val="00A45F87"/>
    <w:rPr>
      <w:sz w:val="16"/>
      <w:szCs w:val="16"/>
    </w:rPr>
  </w:style>
  <w:style w:type="paragraph" w:styleId="CommentText">
    <w:name w:val="annotation text"/>
    <w:basedOn w:val="Normal"/>
    <w:link w:val="CommentTextChar"/>
    <w:uiPriority w:val="99"/>
    <w:semiHidden/>
    <w:unhideWhenUsed/>
    <w:rsid w:val="00A45F87"/>
    <w:pPr>
      <w:spacing w:after="0" w:line="240" w:lineRule="auto"/>
    </w:pPr>
    <w:rPr>
      <w:rFonts w:ascii="Times" w:eastAsia="Times New Roman" w:hAnsi="Times" w:cs="Times"/>
      <w:sz w:val="20"/>
      <w:szCs w:val="20"/>
      <w:lang w:val="en-GB" w:eastAsia="en-GB"/>
    </w:rPr>
  </w:style>
  <w:style w:type="character" w:customStyle="1" w:styleId="CommentTextChar">
    <w:name w:val="Comment Text Char"/>
    <w:basedOn w:val="DefaultParagraphFont"/>
    <w:link w:val="CommentText"/>
    <w:uiPriority w:val="99"/>
    <w:semiHidden/>
    <w:rsid w:val="00A45F87"/>
    <w:rPr>
      <w:rFonts w:ascii="Times" w:eastAsia="Times New Roman" w:hAnsi="Times" w:cs="Times"/>
      <w:sz w:val="20"/>
      <w:szCs w:val="20"/>
      <w:lang w:val="en-GB" w:eastAsia="en-GB"/>
    </w:rPr>
  </w:style>
  <w:style w:type="paragraph" w:styleId="BalloonText">
    <w:name w:val="Balloon Text"/>
    <w:basedOn w:val="Normal"/>
    <w:link w:val="BalloonTextChar"/>
    <w:uiPriority w:val="99"/>
    <w:semiHidden/>
    <w:unhideWhenUsed/>
    <w:rsid w:val="00A45F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F87"/>
    <w:rPr>
      <w:rFonts w:ascii="Segoe UI" w:hAnsi="Segoe UI" w:cs="Segoe UI"/>
      <w:sz w:val="18"/>
      <w:szCs w:val="18"/>
    </w:rPr>
  </w:style>
  <w:style w:type="paragraph" w:styleId="Header">
    <w:name w:val="header"/>
    <w:basedOn w:val="Normal"/>
    <w:link w:val="HeaderChar"/>
    <w:uiPriority w:val="99"/>
    <w:unhideWhenUsed/>
    <w:rsid w:val="00443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496"/>
  </w:style>
  <w:style w:type="paragraph" w:styleId="Footer">
    <w:name w:val="footer"/>
    <w:basedOn w:val="Normal"/>
    <w:link w:val="FooterChar"/>
    <w:uiPriority w:val="99"/>
    <w:unhideWhenUsed/>
    <w:rsid w:val="00443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496"/>
  </w:style>
  <w:style w:type="table" w:styleId="TableGrid">
    <w:name w:val="Table Grid"/>
    <w:basedOn w:val="TableNormal"/>
    <w:uiPriority w:val="59"/>
    <w:rsid w:val="00171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42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241D"/>
    <w:rPr>
      <w:sz w:val="20"/>
      <w:szCs w:val="20"/>
    </w:rPr>
  </w:style>
  <w:style w:type="character" w:styleId="EndnoteReference">
    <w:name w:val="endnote reference"/>
    <w:basedOn w:val="DefaultParagraphFont"/>
    <w:uiPriority w:val="99"/>
    <w:semiHidden/>
    <w:unhideWhenUsed/>
    <w:rsid w:val="0054241D"/>
    <w:rPr>
      <w:vertAlign w:val="superscript"/>
    </w:rPr>
  </w:style>
  <w:style w:type="paragraph" w:styleId="CommentSubject">
    <w:name w:val="annotation subject"/>
    <w:basedOn w:val="CommentText"/>
    <w:next w:val="CommentText"/>
    <w:link w:val="CommentSubjectChar"/>
    <w:uiPriority w:val="99"/>
    <w:semiHidden/>
    <w:unhideWhenUsed/>
    <w:rsid w:val="0069273E"/>
    <w:pPr>
      <w:spacing w:after="200"/>
    </w:pPr>
    <w:rPr>
      <w:rFonts w:asciiTheme="minorHAnsi" w:eastAsiaTheme="minorHAnsi" w:hAnsiTheme="minorHAnsi" w:cstheme="minorBidi"/>
      <w:b/>
      <w:bCs/>
      <w:lang w:val="en-ZA" w:eastAsia="en-US"/>
    </w:rPr>
  </w:style>
  <w:style w:type="character" w:customStyle="1" w:styleId="CommentSubjectChar">
    <w:name w:val="Comment Subject Char"/>
    <w:basedOn w:val="CommentTextChar"/>
    <w:link w:val="CommentSubject"/>
    <w:uiPriority w:val="99"/>
    <w:semiHidden/>
    <w:rsid w:val="0069273E"/>
    <w:rPr>
      <w:rFonts w:ascii="Times" w:eastAsia="Times New Roman" w:hAnsi="Times" w:cs="Times"/>
      <w:b/>
      <w:bCs/>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7071">
      <w:bodyDiv w:val="1"/>
      <w:marLeft w:val="0"/>
      <w:marRight w:val="0"/>
      <w:marTop w:val="0"/>
      <w:marBottom w:val="0"/>
      <w:divBdr>
        <w:top w:val="none" w:sz="0" w:space="0" w:color="auto"/>
        <w:left w:val="none" w:sz="0" w:space="0" w:color="auto"/>
        <w:bottom w:val="none" w:sz="0" w:space="0" w:color="auto"/>
        <w:right w:val="none" w:sz="0" w:space="0" w:color="auto"/>
      </w:divBdr>
    </w:div>
    <w:div w:id="206032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99611-B859-4EB1-8399-91230CA7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17</Pages>
  <Words>6131</Words>
  <Characters>34950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41000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dc:creator>
  <cp:lastModifiedBy>Colin Tredoux</cp:lastModifiedBy>
  <cp:revision>22</cp:revision>
  <cp:lastPrinted>2014-06-02T07:54:00Z</cp:lastPrinted>
  <dcterms:created xsi:type="dcterms:W3CDTF">2014-10-29T16:12:00Z</dcterms:created>
  <dcterms:modified xsi:type="dcterms:W3CDTF">2014-11-11T14:05:00Z</dcterms:modified>
</cp:coreProperties>
</file>